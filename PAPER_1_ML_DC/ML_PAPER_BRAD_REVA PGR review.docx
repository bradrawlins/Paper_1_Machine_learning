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2F05E" w14:textId="77777777" w:rsidR="000F2716" w:rsidRDefault="0075054F">
      <w:pPr>
        <w:spacing w:after="110" w:line="259" w:lineRule="auto"/>
        <w:ind w:firstLine="0"/>
        <w:jc w:val="left"/>
      </w:pPr>
      <w:r>
        <w:rPr>
          <w:sz w:val="28"/>
        </w:rPr>
        <w:t>Highlights</w:t>
      </w:r>
    </w:p>
    <w:p w14:paraId="771C20E2" w14:textId="1F2DB17F" w:rsidR="000F2716" w:rsidRDefault="0075054F">
      <w:pPr>
        <w:pStyle w:val="Heading1"/>
        <w:numPr>
          <w:ilvl w:val="0"/>
          <w:numId w:val="0"/>
        </w:numPr>
        <w:spacing w:after="50"/>
        <w:ind w:left="-5"/>
      </w:pPr>
      <w:del w:id="0" w:author="Pieter Rousseau" w:date="2022-03-08T10:13:00Z">
        <w:r w:rsidDel="00AA75BE">
          <w:delText xml:space="preserve">Validation of </w:delText>
        </w:r>
      </w:del>
      <w:ins w:id="1" w:author="Pieter Rousseau" w:date="2022-03-08T10:13:00Z">
        <w:r w:rsidR="00AA75BE">
          <w:t>A</w:t>
        </w:r>
      </w:ins>
      <w:del w:id="2" w:author="Pieter Rousseau" w:date="2022-03-08T10:13:00Z">
        <w:r w:rsidDel="00AA75BE">
          <w:delText>a</w:delText>
        </w:r>
      </w:del>
      <w:r>
        <w:t xml:space="preserve">n integrated data-driven surrogate model and </w:t>
      </w:r>
      <w:del w:id="3" w:author="Pieter Rousseau" w:date="2022-03-08T10:14:00Z">
        <w:r w:rsidDel="00AA75BE">
          <w:delText xml:space="preserve">a </w:delText>
        </w:r>
      </w:del>
      <w:r>
        <w:t>thermo</w:t>
      </w:r>
      <w:ins w:id="4" w:author="Pieter Rousseau" w:date="2022-03-08T10:14:00Z">
        <w:r w:rsidR="00AA75BE">
          <w:t>fluid</w:t>
        </w:r>
      </w:ins>
      <w:del w:id="5" w:author="Pieter Rousseau" w:date="2022-03-08T10:15:00Z">
        <w:r w:rsidDel="00AA75BE">
          <w:delText>-hydraulic</w:delText>
        </w:r>
      </w:del>
      <w:r>
        <w:t xml:space="preserve"> </w:t>
      </w:r>
      <w:r w:rsidR="00917409">
        <w:t>network-based</w:t>
      </w:r>
      <w:r>
        <w:t xml:space="preserve"> model </w:t>
      </w:r>
      <w:ins w:id="6" w:author="Pieter Rousseau" w:date="2022-03-08T10:15:00Z">
        <w:r w:rsidR="00AA75BE">
          <w:t xml:space="preserve">of </w:t>
        </w:r>
      </w:ins>
      <w:del w:id="7" w:author="Pieter Rousseau" w:date="2022-03-08T10:15:00Z">
        <w:r w:rsidDel="00AA75BE">
          <w:delText xml:space="preserve">to determine thermal response of </w:delText>
        </w:r>
      </w:del>
      <w:r>
        <w:t>a 620</w:t>
      </w:r>
      <w:ins w:id="8" w:author="Pieter Rousseau" w:date="2022-03-08T10:15:00Z">
        <w:r w:rsidR="00AA75BE">
          <w:t> MW</w:t>
        </w:r>
        <w:r w:rsidR="00AA75BE">
          <w:rPr>
            <w:vertAlign w:val="subscript"/>
          </w:rPr>
          <w:t>e</w:t>
        </w:r>
        <w:r w:rsidR="00AA75BE">
          <w:t xml:space="preserve"> </w:t>
        </w:r>
      </w:ins>
      <w:del w:id="9" w:author="Pieter Rousseau" w:date="2022-03-08T10:15:00Z">
        <w:r w:rsidRPr="00AA75BE" w:rsidDel="00AA75BE">
          <w:rPr>
            <w:iCs/>
            <w:rPrChange w:id="10" w:author="Pieter Rousseau" w:date="2022-03-08T10:15:00Z">
              <w:rPr/>
            </w:rPrChange>
          </w:rPr>
          <w:delText xml:space="preserve"> </w:delText>
        </w:r>
        <w:r w:rsidRPr="00AA75BE" w:rsidDel="00AA75BE">
          <w:rPr>
            <w:rFonts w:ascii="Cambria Math" w:hAnsi="Cambria Math" w:cs="Cambria Math"/>
            <w:b w:val="0"/>
            <w:iCs/>
            <w:rPrChange w:id="11" w:author="Pieter Rousseau" w:date="2022-03-08T10:15:00Z">
              <w:rPr>
                <w:b w:val="0"/>
                <w:i/>
              </w:rPr>
            </w:rPrChange>
          </w:rPr>
          <w:delText>𝑀𝑊</w:delText>
        </w:r>
        <w:r w:rsidRPr="00AA75BE" w:rsidDel="00AA75BE">
          <w:rPr>
            <w:rFonts w:ascii="Cambria Math" w:hAnsi="Cambria Math" w:cs="Cambria Math"/>
            <w:b w:val="0"/>
            <w:iCs/>
            <w:vertAlign w:val="subscript"/>
            <w:rPrChange w:id="12" w:author="Pieter Rousseau" w:date="2022-03-08T10:15:00Z">
              <w:rPr>
                <w:b w:val="0"/>
                <w:i/>
                <w:vertAlign w:val="subscript"/>
              </w:rPr>
            </w:rPrChange>
          </w:rPr>
          <w:delText>𝑒</w:delText>
        </w:r>
        <w:r w:rsidRPr="00AA75BE" w:rsidDel="00AA75BE">
          <w:rPr>
            <w:b w:val="0"/>
            <w:iCs/>
            <w:vertAlign w:val="subscript"/>
            <w:rPrChange w:id="13" w:author="Pieter Rousseau" w:date="2022-03-08T10:15:00Z">
              <w:rPr>
                <w:b w:val="0"/>
                <w:i/>
                <w:vertAlign w:val="subscript"/>
              </w:rPr>
            </w:rPrChange>
          </w:rPr>
          <w:delText xml:space="preserve"> </w:delText>
        </w:r>
      </w:del>
      <w:r w:rsidRPr="00AA75BE">
        <w:rPr>
          <w:iCs/>
          <w:rPrChange w:id="14" w:author="Pieter Rousseau" w:date="2022-03-08T10:15:00Z">
            <w:rPr/>
          </w:rPrChange>
        </w:rPr>
        <w:t>utility</w:t>
      </w:r>
      <w:ins w:id="15" w:author="Pieter Rousseau" w:date="2022-03-08T10:15:00Z">
        <w:r w:rsidR="00AA75BE">
          <w:rPr>
            <w:iCs/>
          </w:rPr>
          <w:noBreakHyphen/>
        </w:r>
      </w:ins>
      <w:del w:id="16" w:author="Pieter Rousseau" w:date="2022-03-08T10:15:00Z">
        <w:r w:rsidDel="00AA75BE">
          <w:delText xml:space="preserve"> </w:delText>
        </w:r>
      </w:del>
      <w:r>
        <w:t>scale boiler using a fully connected mixture density network</w:t>
      </w:r>
    </w:p>
    <w:p w14:paraId="0D267D09" w14:textId="352D8DE5" w:rsidR="000F2716" w:rsidRDefault="0075054F">
      <w:pPr>
        <w:spacing w:after="385"/>
        <w:ind w:left="-15" w:firstLine="0"/>
      </w:pPr>
      <w:r>
        <w:t>B</w:t>
      </w:r>
      <w:ins w:id="17" w:author="Pieter Rousseau" w:date="2022-03-08T10:16:00Z">
        <w:r w:rsidR="00AA75BE">
          <w:t>rad</w:t>
        </w:r>
      </w:ins>
      <w:del w:id="18" w:author="Pieter Rousseau" w:date="2022-03-08T10:16:00Z">
        <w:r w:rsidDel="00AA75BE">
          <w:delText>.T.</w:delText>
        </w:r>
      </w:del>
      <w:r>
        <w:t xml:space="preserve"> Rawlins,</w:t>
      </w:r>
      <w:ins w:id="19" w:author="Pieter Rousseau" w:date="2022-03-08T10:16:00Z">
        <w:r w:rsidR="00AA75BE">
          <w:t xml:space="preserve"> </w:t>
        </w:r>
      </w:ins>
      <w:r>
        <w:t>Ryno Laubscher,</w:t>
      </w:r>
      <w:ins w:id="20" w:author="Pieter Rousseau" w:date="2022-03-08T10:16:00Z">
        <w:r w:rsidR="00AA75BE">
          <w:t xml:space="preserve"> </w:t>
        </w:r>
      </w:ins>
      <w:r>
        <w:t>Pieter Rousseau</w:t>
      </w:r>
    </w:p>
    <w:p w14:paraId="18976A5C" w14:textId="77777777" w:rsidR="000F2716" w:rsidRDefault="0075054F">
      <w:pPr>
        <w:numPr>
          <w:ilvl w:val="0"/>
          <w:numId w:val="1"/>
        </w:numPr>
        <w:spacing w:after="145"/>
        <w:ind w:hanging="204"/>
      </w:pPr>
      <w:r>
        <w:t>Data-driven surrogate model development using CFD solution data.</w:t>
      </w:r>
    </w:p>
    <w:p w14:paraId="03D805B8" w14:textId="77777777" w:rsidR="000F2716" w:rsidRDefault="0075054F">
      <w:pPr>
        <w:numPr>
          <w:ilvl w:val="0"/>
          <w:numId w:val="1"/>
        </w:numPr>
        <w:spacing w:after="145"/>
        <w:ind w:hanging="204"/>
      </w:pPr>
      <w:r>
        <w:t>1-D process and surrogate model integration.</w:t>
      </w:r>
    </w:p>
    <w:p w14:paraId="11602376" w14:textId="77777777" w:rsidR="000F2716" w:rsidRDefault="0075054F">
      <w:pPr>
        <w:numPr>
          <w:ilvl w:val="0"/>
          <w:numId w:val="1"/>
        </w:numPr>
        <w:ind w:hanging="204"/>
      </w:pPr>
      <w:r>
        <w:t>Development of mixture density network using simulation data.</w:t>
      </w:r>
      <w:r>
        <w:br w:type="page"/>
      </w:r>
    </w:p>
    <w:p w14:paraId="303D2183" w14:textId="18E3A916" w:rsidR="000F2716" w:rsidRDefault="0075054F">
      <w:pPr>
        <w:spacing w:after="52" w:line="257" w:lineRule="auto"/>
        <w:ind w:firstLine="0"/>
        <w:jc w:val="left"/>
      </w:pPr>
      <w:del w:id="21" w:author="Pieter Rousseau" w:date="2022-03-08T10:17:00Z">
        <w:r w:rsidDel="00AA75BE">
          <w:rPr>
            <w:sz w:val="34"/>
          </w:rPr>
          <w:lastRenderedPageBreak/>
          <w:delText>Validation of a</w:delText>
        </w:r>
      </w:del>
      <w:ins w:id="22" w:author="Pieter Rousseau" w:date="2022-03-08T10:17:00Z">
        <w:r w:rsidR="00AA75BE">
          <w:rPr>
            <w:sz w:val="34"/>
          </w:rPr>
          <w:t>A</w:t>
        </w:r>
      </w:ins>
      <w:r>
        <w:rPr>
          <w:sz w:val="34"/>
        </w:rPr>
        <w:t xml:space="preserve">n integrated data-driven surrogate model and </w:t>
      </w:r>
      <w:del w:id="23" w:author="Pieter Rousseau" w:date="2022-03-08T10:17:00Z">
        <w:r w:rsidDel="00AA75BE">
          <w:rPr>
            <w:sz w:val="34"/>
          </w:rPr>
          <w:delText xml:space="preserve">a </w:delText>
        </w:r>
      </w:del>
      <w:r>
        <w:rPr>
          <w:sz w:val="34"/>
        </w:rPr>
        <w:t>thermo</w:t>
      </w:r>
      <w:ins w:id="24" w:author="Pieter Rousseau" w:date="2022-03-08T10:17:00Z">
        <w:r w:rsidR="00AA75BE">
          <w:rPr>
            <w:sz w:val="34"/>
          </w:rPr>
          <w:t>fluid</w:t>
        </w:r>
      </w:ins>
      <w:del w:id="25" w:author="Pieter Rousseau" w:date="2022-03-08T10:17:00Z">
        <w:r w:rsidDel="00AA75BE">
          <w:rPr>
            <w:sz w:val="34"/>
          </w:rPr>
          <w:delText>-hydraulic</w:delText>
        </w:r>
      </w:del>
      <w:r>
        <w:rPr>
          <w:sz w:val="34"/>
        </w:rPr>
        <w:t xml:space="preserve"> network</w:t>
      </w:r>
      <w:r w:rsidR="00917409">
        <w:rPr>
          <w:sz w:val="34"/>
        </w:rPr>
        <w:t>-</w:t>
      </w:r>
      <w:r>
        <w:rPr>
          <w:sz w:val="34"/>
        </w:rPr>
        <w:t xml:space="preserve">based model </w:t>
      </w:r>
      <w:del w:id="26" w:author="Pieter Rousseau" w:date="2022-03-08T10:17:00Z">
        <w:r w:rsidDel="00AA75BE">
          <w:rPr>
            <w:sz w:val="34"/>
          </w:rPr>
          <w:delText>to determine therm</w:delText>
        </w:r>
      </w:del>
      <w:del w:id="27" w:author="Pieter Rousseau" w:date="2022-03-08T10:18:00Z">
        <w:r w:rsidDel="00AA75BE">
          <w:rPr>
            <w:sz w:val="34"/>
          </w:rPr>
          <w:delText xml:space="preserve">al response </w:delText>
        </w:r>
      </w:del>
      <w:r>
        <w:rPr>
          <w:sz w:val="34"/>
        </w:rPr>
        <w:t>of a 620</w:t>
      </w:r>
      <w:ins w:id="28" w:author="Pieter Rousseau" w:date="2022-03-08T10:18:00Z">
        <w:r w:rsidR="00AA75BE">
          <w:rPr>
            <w:sz w:val="34"/>
          </w:rPr>
          <w:t> MW</w:t>
        </w:r>
        <w:r w:rsidR="00AA75BE">
          <w:rPr>
            <w:sz w:val="34"/>
            <w:vertAlign w:val="subscript"/>
          </w:rPr>
          <w:t>e</w:t>
        </w:r>
        <w:r w:rsidR="00AA75BE">
          <w:rPr>
            <w:sz w:val="34"/>
          </w:rPr>
          <w:t xml:space="preserve"> </w:t>
        </w:r>
      </w:ins>
      <w:del w:id="29" w:author="Pieter Rousseau" w:date="2022-03-08T10:18:00Z">
        <w:r w:rsidRPr="00AA75BE" w:rsidDel="00AA75BE">
          <w:rPr>
            <w:iCs/>
            <w:sz w:val="34"/>
            <w:rPrChange w:id="30" w:author="Pieter Rousseau" w:date="2022-03-08T10:18:00Z">
              <w:rPr>
                <w:sz w:val="34"/>
              </w:rPr>
            </w:rPrChange>
          </w:rPr>
          <w:delText xml:space="preserve"> </w:delText>
        </w:r>
        <w:r w:rsidRPr="00AA75BE" w:rsidDel="00AA75BE">
          <w:rPr>
            <w:rFonts w:ascii="Cambria Math" w:hAnsi="Cambria Math" w:cs="Cambria Math"/>
            <w:iCs/>
            <w:sz w:val="34"/>
            <w:rPrChange w:id="31" w:author="Pieter Rousseau" w:date="2022-03-08T10:18:00Z">
              <w:rPr>
                <w:i/>
                <w:sz w:val="34"/>
              </w:rPr>
            </w:rPrChange>
          </w:rPr>
          <w:delText>𝑀𝑊</w:delText>
        </w:r>
        <w:r w:rsidRPr="00AA75BE" w:rsidDel="00AA75BE">
          <w:rPr>
            <w:rFonts w:ascii="Cambria Math" w:hAnsi="Cambria Math" w:cs="Cambria Math"/>
            <w:iCs/>
            <w:sz w:val="34"/>
            <w:vertAlign w:val="subscript"/>
            <w:rPrChange w:id="32" w:author="Pieter Rousseau" w:date="2022-03-08T10:18:00Z">
              <w:rPr>
                <w:i/>
                <w:sz w:val="34"/>
                <w:vertAlign w:val="subscript"/>
              </w:rPr>
            </w:rPrChange>
          </w:rPr>
          <w:delText>𝑒</w:delText>
        </w:r>
        <w:r w:rsidRPr="00AA75BE" w:rsidDel="00AA75BE">
          <w:rPr>
            <w:iCs/>
            <w:sz w:val="34"/>
            <w:vertAlign w:val="subscript"/>
            <w:rPrChange w:id="33" w:author="Pieter Rousseau" w:date="2022-03-08T10:18:00Z">
              <w:rPr>
                <w:i/>
                <w:sz w:val="34"/>
                <w:vertAlign w:val="subscript"/>
              </w:rPr>
            </w:rPrChange>
          </w:rPr>
          <w:delText xml:space="preserve"> </w:delText>
        </w:r>
      </w:del>
      <w:r w:rsidRPr="00AA75BE">
        <w:rPr>
          <w:iCs/>
          <w:sz w:val="34"/>
          <w:rPrChange w:id="34" w:author="Pieter Rousseau" w:date="2022-03-08T10:18:00Z">
            <w:rPr>
              <w:sz w:val="34"/>
            </w:rPr>
          </w:rPrChange>
        </w:rPr>
        <w:t>utility</w:t>
      </w:r>
      <w:ins w:id="35" w:author="Pieter Rousseau" w:date="2022-03-08T10:18:00Z">
        <w:r w:rsidR="00AA75BE">
          <w:rPr>
            <w:iCs/>
            <w:sz w:val="34"/>
          </w:rPr>
          <w:noBreakHyphen/>
        </w:r>
      </w:ins>
      <w:del w:id="36" w:author="Pieter Rousseau" w:date="2022-03-08T10:18:00Z">
        <w:r w:rsidDel="00AA75BE">
          <w:rPr>
            <w:sz w:val="34"/>
          </w:rPr>
          <w:delText xml:space="preserve"> </w:delText>
        </w:r>
      </w:del>
      <w:r>
        <w:rPr>
          <w:sz w:val="34"/>
        </w:rPr>
        <w:t>scale boiler using a fully connected mixture density network</w:t>
      </w:r>
    </w:p>
    <w:p w14:paraId="343B688C" w14:textId="1D0AC0A9" w:rsidR="000F2716" w:rsidRDefault="0075054F">
      <w:pPr>
        <w:spacing w:after="153" w:line="259" w:lineRule="auto"/>
        <w:ind w:firstLine="0"/>
        <w:jc w:val="left"/>
      </w:pPr>
      <w:r>
        <w:rPr>
          <w:color w:val="7F7F7F"/>
          <w:sz w:val="24"/>
        </w:rPr>
        <w:t>B</w:t>
      </w:r>
      <w:ins w:id="37" w:author="Pieter Rousseau" w:date="2022-03-08T10:18:00Z">
        <w:r w:rsidR="009F0668">
          <w:rPr>
            <w:color w:val="7F7F7F"/>
            <w:sz w:val="24"/>
          </w:rPr>
          <w:t>rad</w:t>
        </w:r>
      </w:ins>
      <w:del w:id="38" w:author="Pieter Rousseau" w:date="2022-03-08T10:18:00Z">
        <w:r w:rsidDel="009F0668">
          <w:rPr>
            <w:color w:val="7F7F7F"/>
            <w:sz w:val="24"/>
          </w:rPr>
          <w:delText>.T.</w:delText>
        </w:r>
      </w:del>
      <w:r>
        <w:rPr>
          <w:color w:val="7F7F7F"/>
          <w:sz w:val="24"/>
        </w:rPr>
        <w:t xml:space="preserve"> </w:t>
      </w:r>
      <w:proofErr w:type="spellStart"/>
      <w:proofErr w:type="gramStart"/>
      <w:r>
        <w:rPr>
          <w:sz w:val="24"/>
        </w:rPr>
        <w:t>Rawlins</w:t>
      </w:r>
      <w:r>
        <w:rPr>
          <w:i/>
          <w:sz w:val="24"/>
          <w:vertAlign w:val="superscript"/>
        </w:rPr>
        <w:t>a</w:t>
      </w:r>
      <w:proofErr w:type="spellEnd"/>
      <w:r>
        <w:rPr>
          <w:sz w:val="16"/>
        </w:rPr>
        <w:t>,</w:t>
      </w:r>
      <w:r>
        <w:rPr>
          <w:sz w:val="24"/>
          <w:vertAlign w:val="superscript"/>
        </w:rPr>
        <w:t>∗</w:t>
      </w:r>
      <w:proofErr w:type="gramEnd"/>
      <w:r>
        <w:rPr>
          <w:sz w:val="24"/>
        </w:rPr>
        <w:t xml:space="preserve">, </w:t>
      </w:r>
      <w:proofErr w:type="spellStart"/>
      <w:r>
        <w:rPr>
          <w:color w:val="7F7F7F"/>
          <w:sz w:val="24"/>
        </w:rPr>
        <w:t>Ryno</w:t>
      </w:r>
      <w:proofErr w:type="spellEnd"/>
      <w:r>
        <w:rPr>
          <w:color w:val="7F7F7F"/>
          <w:sz w:val="24"/>
        </w:rPr>
        <w:t xml:space="preserve"> </w:t>
      </w:r>
      <w:proofErr w:type="spellStart"/>
      <w:r>
        <w:rPr>
          <w:sz w:val="24"/>
        </w:rPr>
        <w:t>Laubscher</w:t>
      </w:r>
      <w:r>
        <w:rPr>
          <w:i/>
          <w:sz w:val="24"/>
          <w:vertAlign w:val="superscript"/>
        </w:rPr>
        <w:t>b</w:t>
      </w:r>
      <w:proofErr w:type="spellEnd"/>
      <w:r>
        <w:rPr>
          <w:i/>
          <w:sz w:val="24"/>
          <w:vertAlign w:val="superscript"/>
        </w:rPr>
        <w:t xml:space="preserve"> </w:t>
      </w:r>
      <w:r>
        <w:rPr>
          <w:sz w:val="24"/>
        </w:rPr>
        <w:t xml:space="preserve">and </w:t>
      </w:r>
      <w:r>
        <w:rPr>
          <w:color w:val="7F7F7F"/>
          <w:sz w:val="24"/>
        </w:rPr>
        <w:t xml:space="preserve">Pieter </w:t>
      </w:r>
      <w:proofErr w:type="spellStart"/>
      <w:r>
        <w:rPr>
          <w:sz w:val="24"/>
        </w:rPr>
        <w:t>Rousseau</w:t>
      </w:r>
      <w:r>
        <w:rPr>
          <w:i/>
          <w:sz w:val="24"/>
          <w:vertAlign w:val="superscript"/>
        </w:rPr>
        <w:t>a</w:t>
      </w:r>
      <w:proofErr w:type="spellEnd"/>
    </w:p>
    <w:p w14:paraId="6626810C" w14:textId="77777777" w:rsidR="000F2716" w:rsidRDefault="0075054F">
      <w:pPr>
        <w:spacing w:after="0" w:line="264" w:lineRule="auto"/>
        <w:ind w:left="-5" w:hanging="10"/>
        <w:jc w:val="left"/>
      </w:pPr>
      <w:proofErr w:type="spellStart"/>
      <w:r>
        <w:rPr>
          <w:i/>
          <w:sz w:val="16"/>
          <w:vertAlign w:val="superscript"/>
        </w:rPr>
        <w:t>a</w:t>
      </w:r>
      <w:r>
        <w:rPr>
          <w:i/>
          <w:sz w:val="16"/>
        </w:rPr>
        <w:t>Department</w:t>
      </w:r>
      <w:proofErr w:type="spellEnd"/>
      <w:r>
        <w:rPr>
          <w:i/>
          <w:sz w:val="16"/>
        </w:rPr>
        <w:t xml:space="preserve"> of Mechanical Engineering, Applied Thermal-Fluid Process Modelling Research Unit, University of Cape Town, Library Road, Rondebosch, Cape Town, 7701, South Africa</w:t>
      </w:r>
    </w:p>
    <w:p w14:paraId="6E31A06B" w14:textId="77777777" w:rsidR="000F2716" w:rsidRDefault="0075054F">
      <w:pPr>
        <w:spacing w:after="0" w:line="264" w:lineRule="auto"/>
        <w:ind w:left="-5" w:hanging="10"/>
        <w:jc w:val="left"/>
      </w:pPr>
      <w:proofErr w:type="spellStart"/>
      <w:r>
        <w:rPr>
          <w:i/>
          <w:sz w:val="16"/>
          <w:vertAlign w:val="superscript"/>
        </w:rPr>
        <w:t>b</w:t>
      </w:r>
      <w:r>
        <w:rPr>
          <w:i/>
          <w:sz w:val="16"/>
        </w:rPr>
        <w:t>Department</w:t>
      </w:r>
      <w:proofErr w:type="spellEnd"/>
      <w:r>
        <w:rPr>
          <w:i/>
          <w:sz w:val="16"/>
        </w:rPr>
        <w:t xml:space="preserve"> of Mechanical Engineering, Stellenbosch University, </w:t>
      </w:r>
      <w:proofErr w:type="spellStart"/>
      <w:r>
        <w:rPr>
          <w:i/>
          <w:sz w:val="16"/>
        </w:rPr>
        <w:t>Banghoek</w:t>
      </w:r>
      <w:proofErr w:type="spellEnd"/>
      <w:r>
        <w:rPr>
          <w:i/>
          <w:sz w:val="16"/>
        </w:rPr>
        <w:t xml:space="preserve"> Road, Stellenbosch, 7600, South Africa</w:t>
      </w:r>
    </w:p>
    <w:p w14:paraId="00E41AC4" w14:textId="77777777" w:rsidR="000F2716" w:rsidRDefault="0075054F">
      <w:pPr>
        <w:spacing w:after="22" w:line="259" w:lineRule="auto"/>
        <w:ind w:firstLine="0"/>
        <w:jc w:val="left"/>
      </w:pPr>
      <w:r>
        <w:rPr>
          <w:noProof/>
          <w:sz w:val="22"/>
        </w:rPr>
        <mc:AlternateContent>
          <mc:Choice Requires="wpg">
            <w:drawing>
              <wp:inline distT="0" distB="0" distL="0" distR="0" wp14:anchorId="0160BC36" wp14:editId="77211990">
                <wp:extent cx="5925604" cy="5055"/>
                <wp:effectExtent l="0" t="0" r="0" b="0"/>
                <wp:docPr id="26951" name="Group 26951"/>
                <wp:cNvGraphicFramePr/>
                <a:graphic xmlns:a="http://schemas.openxmlformats.org/drawingml/2006/main">
                  <a:graphicData uri="http://schemas.microsoft.com/office/word/2010/wordprocessingGroup">
                    <wpg:wgp>
                      <wpg:cNvGrpSpPr/>
                      <wpg:grpSpPr>
                        <a:xfrm>
                          <a:off x="0" y="0"/>
                          <a:ext cx="5925604" cy="5055"/>
                          <a:chOff x="0" y="0"/>
                          <a:chExt cx="5925604" cy="5055"/>
                        </a:xfrm>
                      </wpg:grpSpPr>
                      <wps:wsp>
                        <wps:cNvPr id="49" name="Shape 49"/>
                        <wps:cNvSpPr/>
                        <wps:spPr>
                          <a:xfrm>
                            <a:off x="0" y="0"/>
                            <a:ext cx="5925604" cy="0"/>
                          </a:xfrm>
                          <a:custGeom>
                            <a:avLst/>
                            <a:gdLst/>
                            <a:ahLst/>
                            <a:cxnLst/>
                            <a:rect l="0" t="0" r="0" b="0"/>
                            <a:pathLst>
                              <a:path w="5925604">
                                <a:moveTo>
                                  <a:pt x="0" y="0"/>
                                </a:moveTo>
                                <a:lnTo>
                                  <a:pt x="5925604"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951" style="width:466.583pt;height:0.398pt;mso-position-horizontal-relative:char;mso-position-vertical-relative:line" coordsize="59256,50">
                <v:shape id="Shape 49" style="position:absolute;width:59256;height:0;left:0;top:0;" coordsize="5925604,0" path="m0,0l5925604,0">
                  <v:stroke weight="0.398pt" endcap="flat" joinstyle="miter" miterlimit="10" on="true" color="#7f7f7f"/>
                  <v:fill on="false" color="#000000" opacity="0"/>
                </v:shape>
              </v:group>
            </w:pict>
          </mc:Fallback>
        </mc:AlternateContent>
      </w:r>
    </w:p>
    <w:p w14:paraId="49E38846" w14:textId="77777777" w:rsidR="000F2716" w:rsidRDefault="0075054F">
      <w:pPr>
        <w:tabs>
          <w:tab w:val="center" w:pos="3903"/>
        </w:tabs>
        <w:spacing w:after="10"/>
        <w:ind w:left="-15" w:firstLine="0"/>
        <w:jc w:val="left"/>
      </w:pPr>
      <w:r>
        <w:t>ARTICLE INFO</w:t>
      </w:r>
      <w:r>
        <w:tab/>
        <w:t>ABSTRACT</w:t>
      </w:r>
    </w:p>
    <w:tbl>
      <w:tblPr>
        <w:tblStyle w:val="TableGrid"/>
        <w:tblW w:w="9332" w:type="dxa"/>
        <w:tblInd w:w="0" w:type="dxa"/>
        <w:tblLook w:val="04A0" w:firstRow="1" w:lastRow="0" w:firstColumn="1" w:lastColumn="0" w:noHBand="0" w:noVBand="1"/>
      </w:tblPr>
      <w:tblGrid>
        <w:gridCol w:w="3266"/>
        <w:gridCol w:w="6066"/>
      </w:tblGrid>
      <w:tr w:rsidR="000F2716" w14:paraId="427A0CA0" w14:textId="77777777">
        <w:trPr>
          <w:trHeight w:val="3196"/>
        </w:trPr>
        <w:tc>
          <w:tcPr>
            <w:tcW w:w="3266" w:type="dxa"/>
            <w:tcBorders>
              <w:top w:val="nil"/>
              <w:left w:val="nil"/>
              <w:bottom w:val="single" w:sz="3" w:space="0" w:color="7F7F7F"/>
              <w:right w:val="nil"/>
            </w:tcBorders>
          </w:tcPr>
          <w:p w14:paraId="38EFD2AD" w14:textId="77777777" w:rsidR="000F2716" w:rsidRDefault="0075054F">
            <w:pPr>
              <w:spacing w:after="0" w:line="259" w:lineRule="auto"/>
              <w:ind w:left="628" w:firstLine="0"/>
              <w:jc w:val="left"/>
            </w:pPr>
            <w:r>
              <w:rPr>
                <w:sz w:val="16"/>
              </w:rPr>
              <w:t>:</w:t>
            </w:r>
          </w:p>
          <w:p w14:paraId="637215B4" w14:textId="77777777" w:rsidR="000F2716" w:rsidRDefault="0075054F">
            <w:pPr>
              <w:spacing w:after="29" w:line="259" w:lineRule="auto"/>
              <w:ind w:firstLine="0"/>
              <w:jc w:val="left"/>
            </w:pPr>
            <w:r>
              <w:rPr>
                <w:sz w:val="16"/>
              </w:rPr>
              <w:t xml:space="preserve">Mixture density </w:t>
            </w:r>
            <w:proofErr w:type="spellStart"/>
            <w:r>
              <w:rPr>
                <w:sz w:val="16"/>
              </w:rPr>
              <w:t>network</w:t>
            </w:r>
            <w:r>
              <w:rPr>
                <w:i/>
                <w:sz w:val="25"/>
                <w:vertAlign w:val="superscript"/>
              </w:rPr>
              <w:t>Keywords</w:t>
            </w:r>
            <w:proofErr w:type="spellEnd"/>
          </w:p>
          <w:p w14:paraId="2AB798F2" w14:textId="77777777" w:rsidR="000F2716" w:rsidRDefault="0075054F">
            <w:pPr>
              <w:spacing w:after="0" w:line="259" w:lineRule="auto"/>
              <w:ind w:right="270" w:firstLine="0"/>
              <w:jc w:val="left"/>
            </w:pPr>
            <w:r>
              <w:rPr>
                <w:sz w:val="16"/>
              </w:rPr>
              <w:t>data-driven surrogate modelling Computational fluid dynamics</w:t>
            </w:r>
          </w:p>
        </w:tc>
        <w:tc>
          <w:tcPr>
            <w:tcW w:w="6066" w:type="dxa"/>
            <w:tcBorders>
              <w:top w:val="single" w:sz="2" w:space="0" w:color="000000"/>
              <w:left w:val="nil"/>
              <w:bottom w:val="single" w:sz="3" w:space="0" w:color="7F7F7F"/>
              <w:right w:val="nil"/>
            </w:tcBorders>
          </w:tcPr>
          <w:p w14:paraId="60734DBC" w14:textId="53EE28B3" w:rsidR="000F2716" w:rsidRDefault="0075054F">
            <w:pPr>
              <w:spacing w:after="0" w:line="259" w:lineRule="auto"/>
              <w:ind w:firstLine="0"/>
            </w:pPr>
            <w:r w:rsidRPr="00D32967">
              <w:rPr>
                <w:szCs w:val="28"/>
              </w:rPr>
              <w:t xml:space="preserve">An integrated data-driven surrogate model and 1-dimensional (1D) process model of a 620 </w:t>
            </w:r>
            <w:r w:rsidRPr="00D32967">
              <w:rPr>
                <w:i/>
                <w:szCs w:val="28"/>
              </w:rPr>
              <w:t>𝑀𝑊</w:t>
            </w:r>
            <w:r w:rsidRPr="00D32967">
              <w:rPr>
                <w:i/>
                <w:szCs w:val="28"/>
                <w:vertAlign w:val="subscript"/>
              </w:rPr>
              <w:t xml:space="preserve">𝑒 </w:t>
            </w:r>
            <w:r w:rsidRPr="00D32967">
              <w:rPr>
                <w:szCs w:val="28"/>
              </w:rPr>
              <w:t>utility scale boiler was developed. A robust and computationally inexpensive computational fluid dynamic (CFD) model of the utility boiler was utilized to generate the solution dataset for surrogate model training and testing. In the present work, a standard multi-layer perception (MLP) and MLP connected mixture density network (MLP-MDN) machine learning architectures are compared for use as a surrogate model to predict the boilers’ heat exchanger heat loads and the flue-gas inlet conditions to the convective pass. A hyperparameter search was performed to find the best MLP and MLP-MDN architecture, with the MLP-MDN model being capable of predicting the uncertainty. The MLP-MDN showed approximately a 20% decrease in the mean absolute error (MAE) and was selected for surrogate model integration. Validation of the integrated model against plant data was performed for a wide range of loads. Sufficient resolution of the thermal-hydraulic response was observed for all load ranges with a 5-8% error discrepancy. The validated model was subsequently used to investigate the effects of using a poor</w:t>
            </w:r>
            <w:r w:rsidR="00D32967">
              <w:rPr>
                <w:szCs w:val="28"/>
              </w:rPr>
              <w:t>-</w:t>
            </w:r>
            <w:r w:rsidRPr="00D32967">
              <w:rPr>
                <w:szCs w:val="28"/>
              </w:rPr>
              <w:t>quality fuel for the 100% maximum continuous rating (MCR) load case. The results show that poor quality fuel leads to a lower operational efficiency for the same operational inputs.</w:t>
            </w:r>
          </w:p>
        </w:tc>
      </w:tr>
    </w:tbl>
    <w:p w14:paraId="15F47BB3" w14:textId="5F3A4ED4" w:rsidR="00602797" w:rsidRPr="00602797" w:rsidRDefault="0075054F" w:rsidP="00602797">
      <w:pPr>
        <w:pStyle w:val="ListParagraph"/>
        <w:numPr>
          <w:ilvl w:val="0"/>
          <w:numId w:val="5"/>
        </w:numPr>
        <w:spacing w:after="0"/>
        <w:rPr>
          <w:b/>
          <w:sz w:val="37"/>
          <w:vertAlign w:val="superscript"/>
        </w:rPr>
      </w:pPr>
      <w:r w:rsidRPr="00602797">
        <w:rPr>
          <w:b/>
          <w:sz w:val="37"/>
          <w:vertAlign w:val="superscript"/>
        </w:rPr>
        <w:t>Introduction</w:t>
      </w:r>
    </w:p>
    <w:p w14:paraId="5F431C1B" w14:textId="59AF934B" w:rsidR="000F2716" w:rsidRDefault="0075054F" w:rsidP="00602797">
      <w:pPr>
        <w:spacing w:line="276" w:lineRule="auto"/>
        <w:ind w:left="-17"/>
      </w:pPr>
      <w:r>
        <w:t>A significant portion of the developing world, including South Africa, rely on the use of conventional coal fired power plants to meet the local energy demand [</w:t>
      </w:r>
      <w:r w:rsidRPr="00602797">
        <w:rPr>
          <w:color w:val="2F4F4F"/>
        </w:rPr>
        <w:t>1</w:t>
      </w:r>
      <w:r>
        <w:t>]. However, international relief and pressure have led to many renewable energy sources being implemented worldwide. The increasing penetration of renewable energy sources onto the current electrical grids is predicted to push conventional base-load thermal power plants to operate on a mid-merit basis. The mid-merit operation requires these power plants to operate flexibly, with faster ramping and start-up rates [</w:t>
      </w:r>
      <w:r w:rsidRPr="00602797">
        <w:rPr>
          <w:color w:val="2F4F4F"/>
        </w:rPr>
        <w:t>2</w:t>
      </w:r>
      <w:r>
        <w:t>]. This can result in an increase in the thermal stresses on key operational components due to the changes in heat loads [</w:t>
      </w:r>
      <w:r w:rsidRPr="00602797">
        <w:rPr>
          <w:color w:val="2F4F4F"/>
        </w:rPr>
        <w:t>3</w:t>
      </w:r>
      <w:r>
        <w:t>]. Therefore</w:t>
      </w:r>
      <w:r w:rsidR="00602797">
        <w:t>,</w:t>
      </w:r>
      <w:r>
        <w:t xml:space="preserve"> it is important to be able to predict the thermal-hydraulic response of these components at off design conditions.</w:t>
      </w:r>
    </w:p>
    <w:p w14:paraId="2C9A2AAD" w14:textId="3FB28E1F" w:rsidR="000F2716" w:rsidRDefault="0075054F" w:rsidP="00602797">
      <w:pPr>
        <w:spacing w:line="276" w:lineRule="auto"/>
        <w:ind w:left="-15"/>
      </w:pPr>
      <w:r>
        <w:t>Computational fluid dynamics (CFD) aligns itself well for the analysis of solid fuel combustion systems, providing sufficient resolution of the fluid flow, particle concentration and heat transfer characteristics. Simulations using CFD predominately explore the effects that the flue-gas has on the overall system, investigating pollutant limits [</w:t>
      </w:r>
      <w:r>
        <w:rPr>
          <w:color w:val="2F4F4F"/>
        </w:rPr>
        <w:t>4</w:t>
      </w:r>
      <w:r>
        <w:t>], design optimization [</w:t>
      </w:r>
      <w:r>
        <w:rPr>
          <w:color w:val="2F4F4F"/>
        </w:rPr>
        <w:t>5</w:t>
      </w:r>
      <w:r>
        <w:t xml:space="preserve">, </w:t>
      </w:r>
      <w:r>
        <w:rPr>
          <w:color w:val="2F4F4F"/>
        </w:rPr>
        <w:t>6</w:t>
      </w:r>
      <w:r>
        <w:t>] and particle effects [</w:t>
      </w:r>
      <w:r>
        <w:rPr>
          <w:color w:val="2F4F4F"/>
        </w:rPr>
        <w:t>7</w:t>
      </w:r>
      <w:r>
        <w:t xml:space="preserve">]. The associated computational burden limits the use of CFD for </w:t>
      </w:r>
      <w:r>
        <w:lastRenderedPageBreak/>
        <w:t>steady</w:t>
      </w:r>
      <w:r w:rsidR="00602797">
        <w:t>-</w:t>
      </w:r>
      <w:r>
        <w:t>state analysis for industrial sized systems. However, the use of a multiphase modelling approach has been shown by researchers Rawlins et al [</w:t>
      </w:r>
      <w:r>
        <w:rPr>
          <w:color w:val="2F4F4F"/>
        </w:rPr>
        <w:t>8</w:t>
      </w:r>
      <w:r>
        <w:t>] to reduce the computational effort by approximately 25%.</w:t>
      </w:r>
    </w:p>
    <w:p w14:paraId="44CF7E77" w14:textId="475C91AE" w:rsidR="000F2716" w:rsidRDefault="0075054F" w:rsidP="00602797">
      <w:pPr>
        <w:spacing w:after="83" w:line="276" w:lineRule="auto"/>
        <w:ind w:left="-15"/>
      </w:pPr>
      <w:r>
        <w:t>Investigating the thermal-hydraulic response requires the use of 1-D process modelling to capture the steam/water cycle, since the 3-D simulation of the working fluid network would amount to a drastic increase in the computational</w:t>
      </w:r>
      <w:r w:rsidR="00602797">
        <w:t xml:space="preserve"> </w:t>
      </w:r>
      <w:r>
        <w:t>demand. Co-simulation techniques involve the use of both 3-D CFD models and 1-D process models to investigate operational limits. Rousseau and Laubscher [</w:t>
      </w:r>
      <w:r>
        <w:rPr>
          <w:color w:val="2F4F4F"/>
        </w:rPr>
        <w:t>1</w:t>
      </w:r>
      <w:r>
        <w:t xml:space="preserve">] used the methodology to investigate the effects high ash quality fuel has on the heat absorption of the radiant superheaters (SHs). The feasibility of co-simulation models </w:t>
      </w:r>
      <w:r w:rsidR="00602797">
        <w:t>relies</w:t>
      </w:r>
      <w:r>
        <w:t xml:space="preserve"> on the integration of the two models and are limited to steady state applications.</w:t>
      </w:r>
    </w:p>
    <w:p w14:paraId="67337E6F" w14:textId="77777777" w:rsidR="000F2716" w:rsidRDefault="0075054F" w:rsidP="00602797">
      <w:pPr>
        <w:spacing w:line="276" w:lineRule="auto"/>
        <w:ind w:left="-15"/>
      </w:pPr>
      <w:r>
        <w:t>Negating the high computational burden, data-driven surrogate models are typically utilized. Data driven surrogate models form part of statistical regression models, where the true objective function is namely fitted using true evaluations of the objective function [</w:t>
      </w:r>
      <w:r>
        <w:rPr>
          <w:color w:val="2F4F4F"/>
        </w:rPr>
        <w:t>9</w:t>
      </w:r>
      <w:r>
        <w:t>]. Artificial neural networks (ANNs) are one of the main machine learning algorithms/techniques to facilitate the learning process, other procedures include Kriging models [</w:t>
      </w:r>
      <w:r>
        <w:rPr>
          <w:color w:val="2F4F4F"/>
        </w:rPr>
        <w:t>10</w:t>
      </w:r>
      <w:r>
        <w:t>] and support vector machines [</w:t>
      </w:r>
      <w:r>
        <w:rPr>
          <w:color w:val="2F4F4F"/>
        </w:rPr>
        <w:t>11</w:t>
      </w:r>
      <w:r>
        <w:t>].</w:t>
      </w:r>
    </w:p>
    <w:p w14:paraId="3D86550C" w14:textId="446A2FFF" w:rsidR="000F2716" w:rsidRDefault="0075054F" w:rsidP="00602797">
      <w:pPr>
        <w:spacing w:line="276" w:lineRule="auto"/>
        <w:ind w:left="-15"/>
      </w:pPr>
      <w:r>
        <w:t xml:space="preserve">The works of Singh and </w:t>
      </w:r>
      <w:proofErr w:type="spellStart"/>
      <w:r>
        <w:t>Abbassi</w:t>
      </w:r>
      <w:proofErr w:type="spellEnd"/>
      <w:r>
        <w:t xml:space="preserve"> [</w:t>
      </w:r>
      <w:r>
        <w:rPr>
          <w:color w:val="2F4F4F"/>
        </w:rPr>
        <w:t>12</w:t>
      </w:r>
      <w:r>
        <w:t>] incorporated the use of an ANN and CFD model to investigate the transient thermal modelling of an off-highway machinery cabin. The ANN training data was obtained from a 1-D process model for the refrigeration cycle. The methodology was successfully able to integrate the ANN capabilities with a 3-D CFD simulation model negating the need for a coupled simulation procedure. Similar</w:t>
      </w:r>
      <w:r w:rsidR="00602797">
        <w:t>l</w:t>
      </w:r>
      <w:r>
        <w:t>y, Fei et al [</w:t>
      </w:r>
      <w:r>
        <w:rPr>
          <w:color w:val="2F4F4F"/>
        </w:rPr>
        <w:t>10</w:t>
      </w:r>
      <w:r>
        <w:t xml:space="preserve">] made use of a fast set of reduced order models (ROMs), using the Kriging method, based </w:t>
      </w:r>
      <w:r w:rsidR="00602797">
        <w:t>off</w:t>
      </w:r>
      <w:r>
        <w:t xml:space="preserve"> CFD data to investigate the retrofitting of coal fired power plant under oxy-fuel conditions. Using an integrated ROM to process model, a range of air-coal conditions </w:t>
      </w:r>
      <w:r w:rsidR="00602797">
        <w:t>were</w:t>
      </w:r>
      <w:r>
        <w:t xml:space="preserve"> investigated, with the model illustrating sufficiently accurate results. </w:t>
      </w:r>
      <w:r w:rsidR="00602797">
        <w:t>However,</w:t>
      </w:r>
      <w:r>
        <w:t xml:space="preserve"> no operational uncertainty was incorporated into the input parameters to account for real world operational effects (disturbances, local atmospheric conditions etc.).</w:t>
      </w:r>
    </w:p>
    <w:p w14:paraId="65797656" w14:textId="77777777" w:rsidR="000F2716" w:rsidRDefault="0075054F" w:rsidP="00602797">
      <w:pPr>
        <w:spacing w:line="276" w:lineRule="auto"/>
        <w:ind w:left="-15"/>
      </w:pPr>
      <w:r>
        <w:t>The importance for predicting and acknowledging system/load uncertainties in conventional coal fired power plants are paramount for the safe operation and maintenance of these plants [</w:t>
      </w:r>
      <w:r>
        <w:rPr>
          <w:color w:val="2F4F4F"/>
        </w:rPr>
        <w:t>13</w:t>
      </w:r>
      <w:r>
        <w:t>]. The uncertainty associated with a thermal power plants operational parameters such as fuel quality, combustion processes, and burner biasing can lead to significant changes in the thermal-hydraulic response [</w:t>
      </w:r>
      <w:r>
        <w:rPr>
          <w:color w:val="2F4F4F"/>
        </w:rPr>
        <w:t>14</w:t>
      </w:r>
      <w:r>
        <w:t>]. The design space load uncertainty of a combined cooling, heating and power system was investigated by Lu et al [</w:t>
      </w:r>
      <w:r>
        <w:rPr>
          <w:color w:val="2F4F4F"/>
        </w:rPr>
        <w:t>15</w:t>
      </w:r>
      <w:r>
        <w:t>]. Using a multi-objective optimization model, factors such as pollutant emission, economy and the system reliability were incorporated to improve the operational performance. The model illustrated its future use for designers in providing the best configuration scheme under system load uncertainties.</w:t>
      </w:r>
    </w:p>
    <w:p w14:paraId="7FBDBE4B" w14:textId="06122D72" w:rsidR="000F2716" w:rsidRDefault="0075054F" w:rsidP="00602797">
      <w:pPr>
        <w:spacing w:line="276" w:lineRule="auto"/>
        <w:ind w:left="-15"/>
      </w:pPr>
      <w:r>
        <w:t>It is noted that CFD cannot meet the real time requirement for online performance monitoring, due to the complex solving mechanisms and time-consuming calculations. However, it is a feasible alternative to generate training and testing datasets for ANN implementation, since using CFD does not interfere with normal operation of the plant. In addition to this a wider range of appropriate operating conditions can be simulated.</w:t>
      </w:r>
    </w:p>
    <w:p w14:paraId="2D3A4985" w14:textId="262C3B44" w:rsidR="000F2716" w:rsidRDefault="0075054F" w:rsidP="00602797">
      <w:pPr>
        <w:spacing w:after="0" w:line="276" w:lineRule="auto"/>
        <w:ind w:left="-15"/>
        <w:rPr>
          <w:ins w:id="39" w:author="Pieter Rousseau" w:date="2022-03-08T10:28:00Z"/>
        </w:rPr>
      </w:pPr>
      <w:r>
        <w:t xml:space="preserve">In the present work, an integrated data-driven surrogate model and 1-D process model was proposed to investigate the thermal response of a 620 </w:t>
      </w:r>
      <w:r>
        <w:rPr>
          <w:i/>
        </w:rPr>
        <w:t>𝑀 𝑊</w:t>
      </w:r>
      <w:r>
        <w:rPr>
          <w:i/>
          <w:vertAlign w:val="subscript"/>
        </w:rPr>
        <w:t xml:space="preserve">𝑒 </w:t>
      </w:r>
      <w:r>
        <w:t xml:space="preserve">utility scale boiler. A steady-state multiphase CFD model was developed for the 620 </w:t>
      </w:r>
      <w:r>
        <w:rPr>
          <w:i/>
        </w:rPr>
        <w:t>𝑀 𝑊</w:t>
      </w:r>
      <w:r>
        <w:rPr>
          <w:i/>
          <w:vertAlign w:val="subscript"/>
        </w:rPr>
        <w:t xml:space="preserve">𝑒 </w:t>
      </w:r>
      <w:r>
        <w:t xml:space="preserve">utility scale boiler under investigation and was used to generate a simulation dataset for a 180 different input conditions. To establish the data-driven surrogate model complexity, various ANN frameworks were considered, namely a standard MLP and </w:t>
      </w:r>
      <w:proofErr w:type="gramStart"/>
      <w:r>
        <w:t>a</w:t>
      </w:r>
      <w:proofErr w:type="gramEnd"/>
      <w:r>
        <w:t xml:space="preserve"> MLP-MDN, where the latter allows the introduction of uncertainty into the model predictions. A hyper-parameter search was conducted to establish the best performing model, with the lowest MAE being an essential criterion. Validation of the integrated surrogate and process model </w:t>
      </w:r>
      <w:r>
        <w:lastRenderedPageBreak/>
        <w:t>was performed for maximum continuous ratings (MCR) for the 100%, 80% and 60% load ranges where measured data was made available. Subsequently the use of the validated model to investigate poor fuel quality at 100% MCR was conducted, where the ash and moisture contents were varied for two separate cases.</w:t>
      </w:r>
    </w:p>
    <w:p w14:paraId="09EA7234" w14:textId="022BE7D9" w:rsidR="00A76989" w:rsidRDefault="00A76989" w:rsidP="00602797">
      <w:pPr>
        <w:spacing w:after="0" w:line="276" w:lineRule="auto"/>
        <w:ind w:left="-15"/>
        <w:rPr>
          <w:ins w:id="40" w:author="Pieter Rousseau" w:date="2022-03-08T10:28:00Z"/>
        </w:rPr>
      </w:pPr>
    </w:p>
    <w:p w14:paraId="3030441E" w14:textId="09C7DC8B" w:rsidR="00A76989" w:rsidRDefault="00A76989" w:rsidP="003A0FC0">
      <w:pPr>
        <w:pStyle w:val="ListParagraph"/>
        <w:numPr>
          <w:ilvl w:val="0"/>
          <w:numId w:val="5"/>
        </w:numPr>
        <w:spacing w:after="0"/>
        <w:rPr>
          <w:ins w:id="41" w:author="Pieter Rousseau" w:date="2022-03-08T10:51:00Z"/>
          <w:b/>
          <w:sz w:val="37"/>
          <w:vertAlign w:val="superscript"/>
        </w:rPr>
      </w:pPr>
      <w:ins w:id="42" w:author="Pieter Rousseau" w:date="2022-03-08T10:29:00Z">
        <w:r>
          <w:rPr>
            <w:b/>
            <w:sz w:val="37"/>
            <w:vertAlign w:val="superscript"/>
          </w:rPr>
          <w:t>Case study</w:t>
        </w:r>
      </w:ins>
    </w:p>
    <w:p w14:paraId="5B2490AD" w14:textId="0B9FC853" w:rsidR="006D0C1E" w:rsidRDefault="006D0C1E">
      <w:pPr>
        <w:rPr>
          <w:ins w:id="43" w:author="Pieter Rousseau" w:date="2022-03-08T10:52:00Z"/>
        </w:rPr>
        <w:pPrChange w:id="44" w:author="Pieter Rousseau" w:date="2022-03-08T10:55:00Z">
          <w:pPr>
            <w:pStyle w:val="Heading2"/>
            <w:numPr>
              <w:ilvl w:val="0"/>
              <w:numId w:val="0"/>
            </w:numPr>
            <w:ind w:left="0" w:firstLine="0"/>
          </w:pPr>
        </w:pPrChange>
      </w:pPr>
      <w:ins w:id="45" w:author="Pieter Rousseau" w:date="2022-03-08T10:54:00Z">
        <w:r>
          <w:t>Th</w:t>
        </w:r>
      </w:ins>
      <w:ins w:id="46" w:author="Pieter Rousseau" w:date="2022-03-08T10:55:00Z">
        <w:r>
          <w:t xml:space="preserve">is section provides an overview of the case study boiler layout as well as </w:t>
        </w:r>
      </w:ins>
      <w:ins w:id="47" w:author="Pieter Rousseau" w:date="2022-03-08T11:01:00Z">
        <w:r w:rsidR="006637C2">
          <w:t xml:space="preserve">a description of the </w:t>
        </w:r>
      </w:ins>
      <w:ins w:id="48" w:author="Pieter Rousseau" w:date="2022-03-08T10:55:00Z">
        <w:r>
          <w:t>integrated model.</w:t>
        </w:r>
      </w:ins>
    </w:p>
    <w:p w14:paraId="548578C5" w14:textId="7CD6E538" w:rsidR="003A0FC0" w:rsidRDefault="003A0FC0" w:rsidP="003A0FC0">
      <w:pPr>
        <w:pStyle w:val="Heading2"/>
        <w:numPr>
          <w:ilvl w:val="0"/>
          <w:numId w:val="0"/>
        </w:numPr>
        <w:ind w:left="10"/>
        <w:rPr>
          <w:ins w:id="49" w:author="Pieter Rousseau" w:date="2022-03-08T10:50:00Z"/>
        </w:rPr>
      </w:pPr>
      <w:ins w:id="50" w:author="Pieter Rousseau" w:date="2022-03-08T10:50:00Z">
        <w:r>
          <w:t>2.1. Boiler layout</w:t>
        </w:r>
      </w:ins>
    </w:p>
    <w:p w14:paraId="0920E81E" w14:textId="77777777" w:rsidR="00C62BF7" w:rsidRDefault="00C62BF7" w:rsidP="00C62BF7">
      <w:pPr>
        <w:rPr>
          <w:ins w:id="51" w:author="Pieter Rousseau" w:date="2022-03-08T10:57:00Z"/>
        </w:rPr>
      </w:pPr>
      <w:ins w:id="52" w:author="Pieter Rousseau" w:date="2022-03-08T10:56:00Z">
        <w:r>
          <w:t>The overall layout of the case study boiler is shown schematically in Figure 1 [1].</w:t>
        </w:r>
      </w:ins>
    </w:p>
    <w:p w14:paraId="696A10B9" w14:textId="3013F814" w:rsidR="00A76989" w:rsidRPr="00F30FCC" w:rsidRDefault="00F30FCC">
      <w:pPr>
        <w:jc w:val="center"/>
        <w:pPrChange w:id="53" w:author="Pieter Rousseau" w:date="2022-03-08T10:57:00Z">
          <w:pPr>
            <w:spacing w:after="0" w:line="276" w:lineRule="auto"/>
            <w:ind w:left="-15"/>
          </w:pPr>
        </w:pPrChange>
      </w:pPr>
      <w:ins w:id="54" w:author="Pieter Rousseau" w:date="2022-03-08T10:35:00Z">
        <w:r w:rsidRPr="00F30FCC">
          <w:t xml:space="preserve">Figure </w:t>
        </w:r>
        <w:r w:rsidRPr="00F30FCC">
          <w:rPr>
            <w:rPrChange w:id="55" w:author="Pieter Rousseau" w:date="2022-03-08T10:37:00Z">
              <w:rPr/>
            </w:rPrChange>
          </w:rPr>
          <w:fldChar w:fldCharType="begin"/>
        </w:r>
        <w:r w:rsidRPr="00F30FCC">
          <w:instrText xml:space="preserve"> SEQ Figure \* ARABIC </w:instrText>
        </w:r>
      </w:ins>
      <w:r w:rsidRPr="00F30FCC">
        <w:rPr>
          <w:rPrChange w:id="56" w:author="Pieter Rousseau" w:date="2022-03-08T10:37:00Z">
            <w:rPr/>
          </w:rPrChange>
        </w:rPr>
        <w:fldChar w:fldCharType="separate"/>
      </w:r>
      <w:ins w:id="57" w:author="Pieter Rousseau" w:date="2022-03-08T10:35:00Z">
        <w:r w:rsidRPr="00F30FCC">
          <w:rPr>
            <w:noProof/>
          </w:rPr>
          <w:t>1</w:t>
        </w:r>
        <w:r w:rsidRPr="00F30FCC">
          <w:rPr>
            <w:rPrChange w:id="58" w:author="Pieter Rousseau" w:date="2022-03-08T10:37:00Z">
              <w:rPr/>
            </w:rPrChange>
          </w:rPr>
          <w:fldChar w:fldCharType="end"/>
        </w:r>
      </w:ins>
      <w:ins w:id="59" w:author="Pieter Rousseau" w:date="2022-03-08T10:34:00Z">
        <w:r w:rsidRPr="00F30FCC">
          <w:rPr>
            <w:noProof/>
            <w:rPrChange w:id="60" w:author="Pieter Rousseau" w:date="2022-03-08T10:37:00Z">
              <w:rPr>
                <w:noProof/>
              </w:rPr>
            </w:rPrChange>
          </w:rPr>
          <w:drawing>
            <wp:anchor distT="0" distB="0" distL="114300" distR="114300" simplePos="0" relativeHeight="251662336" behindDoc="0" locked="1" layoutInCell="1" allowOverlap="0" wp14:anchorId="19129392" wp14:editId="08633EB4">
              <wp:simplePos x="0" y="0"/>
              <wp:positionH relativeFrom="column">
                <wp:posOffset>1143635</wp:posOffset>
              </wp:positionH>
              <wp:positionV relativeFrom="paragraph">
                <wp:posOffset>-75565</wp:posOffset>
              </wp:positionV>
              <wp:extent cx="3729355" cy="249428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29355" cy="2494280"/>
                      </a:xfrm>
                      <a:prstGeom prst="rect">
                        <a:avLst/>
                      </a:prstGeom>
                      <a:noFill/>
                      <a:ln>
                        <a:noFill/>
                      </a:ln>
                    </pic:spPr>
                  </pic:pic>
                </a:graphicData>
              </a:graphic>
              <wp14:sizeRelH relativeFrom="page">
                <wp14:pctWidth>0</wp14:pctWidth>
              </wp14:sizeRelH>
              <wp14:sizeRelV relativeFrom="page">
                <wp14:pctHeight>0</wp14:pctHeight>
              </wp14:sizeRelV>
            </wp:anchor>
          </w:drawing>
        </w:r>
      </w:ins>
      <w:ins w:id="61" w:author="Pieter Rousseau" w:date="2022-03-08T10:35:00Z">
        <w:r w:rsidRPr="00F30FCC">
          <w:t xml:space="preserve"> Case study boiler </w:t>
        </w:r>
      </w:ins>
      <w:ins w:id="62" w:author="Pieter Rousseau" w:date="2022-03-08T10:38:00Z">
        <w:r>
          <w:rPr>
            <w:i/>
            <w:iCs/>
          </w:rPr>
          <w:t>layout </w:t>
        </w:r>
      </w:ins>
      <w:ins w:id="63" w:author="Pieter Rousseau" w:date="2022-03-08T10:36:00Z">
        <w:r w:rsidRPr="00F30FCC">
          <w:t>[1].</w:t>
        </w:r>
      </w:ins>
    </w:p>
    <w:p w14:paraId="35EBD370" w14:textId="29F922D3" w:rsidR="003A0FC0" w:rsidRDefault="00C62BF7" w:rsidP="000B0F9A">
      <w:pPr>
        <w:spacing w:after="0"/>
        <w:ind w:left="-15"/>
        <w:rPr>
          <w:ins w:id="64" w:author="Pieter Rousseau" w:date="2022-03-08T10:50:00Z"/>
        </w:rPr>
      </w:pPr>
      <w:ins w:id="65" w:author="Pieter Rousseau" w:date="2022-03-08T10:57:00Z">
        <w:r>
          <w:t xml:space="preserve">The boiler </w:t>
        </w:r>
      </w:ins>
      <w:ins w:id="66" w:author="Pieter Rousseau" w:date="2022-03-08T10:41:00Z">
        <w:r w:rsidR="000B0F9A">
          <w:t>forms part of a 620 MW</w:t>
        </w:r>
        <w:r w:rsidR="000B0F9A">
          <w:rPr>
            <w:vertAlign w:val="subscript"/>
          </w:rPr>
          <w:t>e</w:t>
        </w:r>
      </w:ins>
      <w:ins w:id="67" w:author="Pieter Rousseau" w:date="2022-03-08T10:42:00Z">
        <w:r w:rsidR="000B0F9A">
          <w:t xml:space="preserve"> power plant and </w:t>
        </w:r>
      </w:ins>
      <w:ins w:id="68" w:author="Pieter Rousseau" w:date="2022-03-08T10:38:00Z">
        <w:r w:rsidR="000B0F9A">
          <w:t xml:space="preserve">consists of </w:t>
        </w:r>
      </w:ins>
      <w:ins w:id="69" w:author="Pieter Rousseau" w:date="2022-03-08T10:42:00Z">
        <w:r w:rsidR="000B0F9A">
          <w:t>a</w:t>
        </w:r>
      </w:ins>
      <w:ins w:id="70" w:author="Pieter Rousseau" w:date="2022-03-08T10:38:00Z">
        <w:r w:rsidR="000B0F9A">
          <w:t xml:space="preserve"> furnace with water wall evaporator (EV), primary superheater (SH1), platen superheater (SH2) and final superheater (SH3), as well as a primary reheater (RH1), secondary reheater (RH2) and economizer (EC)</w:t>
        </w:r>
      </w:ins>
      <w:ins w:id="71" w:author="Pieter Rousseau" w:date="2022-03-08T10:42:00Z">
        <w:r w:rsidR="000B0F9A">
          <w:t>.</w:t>
        </w:r>
      </w:ins>
      <w:ins w:id="72" w:author="Pieter Rousseau" w:date="2022-03-08T10:46:00Z">
        <w:r w:rsidR="000B0F9A">
          <w:t xml:space="preserve">  The furnace height, width and depth are 64 m, 24 </w:t>
        </w:r>
        <w:del w:id="73" w:author="Brad Rawlins" w:date="2022-03-08T11:13:00Z">
          <w:r w:rsidR="000B0F9A" w:rsidDel="0077309B">
            <w:delText>m</w:delText>
          </w:r>
        </w:del>
      </w:ins>
      <w:ins w:id="74" w:author="Brad Rawlins" w:date="2022-03-08T11:13:00Z">
        <w:r w:rsidR="0077309B">
          <w:t>m,</w:t>
        </w:r>
      </w:ins>
      <w:ins w:id="75" w:author="Pieter Rousseau" w:date="2022-03-08T10:46:00Z">
        <w:r w:rsidR="000B0F9A">
          <w:t xml:space="preserve"> and 13.7 m respectively.</w:t>
        </w:r>
      </w:ins>
      <w:ins w:id="76" w:author="Pieter Rousseau" w:date="2022-03-08T10:42:00Z">
        <w:r w:rsidR="000B0F9A">
          <w:t xml:space="preserve">  </w:t>
        </w:r>
      </w:ins>
      <w:ins w:id="77" w:author="Pieter Rousseau" w:date="2022-03-08T10:38:00Z">
        <w:r w:rsidR="000B0F9A">
          <w:t xml:space="preserve">The combustion chamber is </w:t>
        </w:r>
      </w:ins>
      <w:ins w:id="78" w:author="Pieter Rousseau" w:date="2022-03-08T10:42:00Z">
        <w:r w:rsidR="000B0F9A">
          <w:t>fi</w:t>
        </w:r>
      </w:ins>
      <w:ins w:id="79" w:author="Pieter Rousseau" w:date="2022-03-08T10:43:00Z">
        <w:r w:rsidR="000B0F9A">
          <w:t xml:space="preserve">tted with </w:t>
        </w:r>
      </w:ins>
      <w:ins w:id="80" w:author="Pieter Rousseau" w:date="2022-03-08T10:46:00Z">
        <w:r w:rsidR="000B0F9A">
          <w:t xml:space="preserve">three rows of six swirl burners each on the front and rear walls.  </w:t>
        </w:r>
      </w:ins>
      <w:ins w:id="81" w:author="Pieter Rousseau" w:date="2022-03-08T10:43:00Z">
        <w:r w:rsidR="000B0F9A">
          <w:t xml:space="preserve">Primary air is injected via the </w:t>
        </w:r>
      </w:ins>
      <w:ins w:id="82" w:author="Pieter Rousseau" w:date="2022-03-08T10:38:00Z">
        <w:r w:rsidR="000B0F9A">
          <w:t xml:space="preserve">inner annulus </w:t>
        </w:r>
      </w:ins>
      <w:ins w:id="83" w:author="Pieter Rousseau" w:date="2022-03-08T10:43:00Z">
        <w:r w:rsidR="000B0F9A">
          <w:t>of the burners, and secondary air via th</w:t>
        </w:r>
      </w:ins>
      <w:ins w:id="84" w:author="Pieter Rousseau" w:date="2022-03-08T10:44:00Z">
        <w:r w:rsidR="000B0F9A">
          <w:t xml:space="preserve">e </w:t>
        </w:r>
      </w:ins>
      <w:ins w:id="85" w:author="Pieter Rousseau" w:date="2022-03-08T10:38:00Z">
        <w:r w:rsidR="000B0F9A">
          <w:t>outer annulus.</w:t>
        </w:r>
      </w:ins>
    </w:p>
    <w:p w14:paraId="3084FFC0" w14:textId="77777777" w:rsidR="003A0FC0" w:rsidRDefault="003A0FC0" w:rsidP="000B0F9A">
      <w:pPr>
        <w:spacing w:after="0"/>
        <w:ind w:left="-15"/>
        <w:rPr>
          <w:ins w:id="86" w:author="Pieter Rousseau" w:date="2022-03-08T10:50:00Z"/>
        </w:rPr>
      </w:pPr>
    </w:p>
    <w:p w14:paraId="331B31A0" w14:textId="2FB9A404" w:rsidR="003A0FC0" w:rsidRDefault="003A0FC0">
      <w:pPr>
        <w:pStyle w:val="Heading2"/>
        <w:numPr>
          <w:ilvl w:val="1"/>
          <w:numId w:val="5"/>
        </w:numPr>
        <w:rPr>
          <w:ins w:id="87" w:author="Pieter Rousseau" w:date="2022-03-08T10:51:00Z"/>
        </w:rPr>
        <w:pPrChange w:id="88" w:author="Pieter Rousseau" w:date="2022-03-08T10:51:00Z">
          <w:pPr>
            <w:pStyle w:val="Heading2"/>
            <w:numPr>
              <w:ilvl w:val="0"/>
              <w:numId w:val="0"/>
            </w:numPr>
            <w:ind w:left="0" w:firstLine="0"/>
          </w:pPr>
        </w:pPrChange>
      </w:pPr>
      <w:ins w:id="89" w:author="Pieter Rousseau" w:date="2022-03-08T10:51:00Z">
        <w:r>
          <w:t>Integrated model layout</w:t>
        </w:r>
      </w:ins>
    </w:p>
    <w:p w14:paraId="7D044C46" w14:textId="3A7D6F24" w:rsidR="003A0FC0" w:rsidRPr="00E52883" w:rsidDel="0051658B" w:rsidRDefault="001138D4" w:rsidP="0051658B">
      <w:pPr>
        <w:spacing w:after="0"/>
        <w:rPr>
          <w:ins w:id="90" w:author="Pieter Rousseau" w:date="2022-03-08T10:56:00Z"/>
          <w:del w:id="91" w:author="Brad Rawlins" w:date="2022-03-08T11:42:00Z"/>
          <w:color w:val="FF0000"/>
          <w:rPrChange w:id="92" w:author="Pieter Rousseau" w:date="2022-03-08T11:03:00Z">
            <w:rPr>
              <w:ins w:id="93" w:author="Pieter Rousseau" w:date="2022-03-08T10:56:00Z"/>
              <w:del w:id="94" w:author="Brad Rawlins" w:date="2022-03-08T11:42:00Z"/>
            </w:rPr>
          </w:rPrChange>
        </w:rPr>
        <w:pPrChange w:id="95" w:author="Brad Rawlins" w:date="2022-03-08T11:42:00Z">
          <w:pPr>
            <w:ind w:firstLine="0"/>
          </w:pPr>
        </w:pPrChange>
      </w:pPr>
      <w:ins w:id="96" w:author="Pieter Rousseau" w:date="2022-03-08T11:02:00Z">
        <w:del w:id="97" w:author="Brad Rawlins" w:date="2022-03-08T11:42:00Z">
          <w:r w:rsidRPr="00E52883" w:rsidDel="0051658B">
            <w:rPr>
              <w:color w:val="FF0000"/>
              <w:rPrChange w:id="98" w:author="Pieter Rousseau" w:date="2022-03-08T11:03:00Z">
                <w:rPr/>
              </w:rPrChange>
            </w:rPr>
            <w:delText>Figure showing the integrated model and the communication</w:delText>
          </w:r>
        </w:del>
      </w:ins>
      <w:ins w:id="99" w:author="Pieter Rousseau" w:date="2022-03-08T11:03:00Z">
        <w:del w:id="100" w:author="Brad Rawlins" w:date="2022-03-08T11:42:00Z">
          <w:r w:rsidRPr="00E52883" w:rsidDel="0051658B">
            <w:rPr>
              <w:color w:val="FF0000"/>
              <w:rPrChange w:id="101" w:author="Pieter Rousseau" w:date="2022-03-08T11:03:00Z">
                <w:rPr/>
              </w:rPrChange>
            </w:rPr>
            <w:delText xml:space="preserve"> etc between the surrogate model and the network model.</w:delText>
          </w:r>
        </w:del>
      </w:ins>
    </w:p>
    <w:p w14:paraId="7EA1B3F8" w14:textId="77777777" w:rsidR="0051658B" w:rsidRDefault="0051658B" w:rsidP="0051658B">
      <w:pPr>
        <w:spacing w:after="0" w:line="276" w:lineRule="auto"/>
        <w:rPr>
          <w:ins w:id="102" w:author="Brad Rawlins" w:date="2022-03-08T11:42:00Z"/>
        </w:rPr>
        <w:pPrChange w:id="103" w:author="Brad Rawlins" w:date="2022-03-08T11:42:00Z">
          <w:pPr>
            <w:spacing w:line="276" w:lineRule="auto"/>
          </w:pPr>
        </w:pPrChange>
      </w:pPr>
    </w:p>
    <w:p w14:paraId="270ECDE9" w14:textId="11B5A064" w:rsidR="0051658B" w:rsidRDefault="0051658B" w:rsidP="0051658B">
      <w:pPr>
        <w:spacing w:line="276" w:lineRule="auto"/>
        <w:pPrChange w:id="104" w:author="Brad Rawlins" w:date="2022-03-08T11:39:00Z">
          <w:pPr>
            <w:ind w:firstLine="0"/>
          </w:pPr>
        </w:pPrChange>
      </w:pPr>
      <w:r>
        <w:t xml:space="preserve">The validation and the subsequent case-studies of Section </w:t>
      </w:r>
      <w:del w:id="105" w:author="Brad Rawlins" w:date="2022-03-08T11:42:00Z">
        <w:r w:rsidDel="0051658B">
          <w:delText xml:space="preserve">\ref{sec_results_diss}, </w:delText>
        </w:r>
      </w:del>
      <w:ins w:id="106" w:author="Brad Rawlins" w:date="2022-03-08T11:42:00Z">
        <w:r>
          <w:t xml:space="preserve">6, </w:t>
        </w:r>
      </w:ins>
      <w:r>
        <w:t>make use of an integrated surrogate and network based 1D process model. The process model is used to capture the thermodynamic response of the water/steam side of the utility boiler under investigation, with the developed data-driven surrogate model providing predictions of the gas-side thermal characteristics (</w:t>
      </w:r>
      <w:proofErr w:type="gramStart"/>
      <w:r>
        <w:t>i.e.</w:t>
      </w:r>
      <w:proofErr w:type="gramEnd"/>
      <w:r>
        <w:t xml:space="preserve"> combustion product species, temperature and incident radiation flux) and heat-exchanger heat loads to the EV, SH2 and SH3 walls.</w:t>
      </w:r>
    </w:p>
    <w:p w14:paraId="12107273" w14:textId="4B83DE56" w:rsidR="006D0C1E" w:rsidRDefault="0051658B" w:rsidP="0051658B">
      <w:pPr>
        <w:spacing w:line="276" w:lineRule="auto"/>
        <w:rPr>
          <w:ins w:id="107" w:author="Brad Rawlins" w:date="2022-03-08T11:43:00Z"/>
        </w:rPr>
      </w:pPr>
      <w:r>
        <w:t xml:space="preserve">A C\# script is used to access the Python application programming interface (API) available in the process modelling software, </w:t>
      </w:r>
      <w:proofErr w:type="spellStart"/>
      <w:r>
        <w:t>Flownex</w:t>
      </w:r>
      <w:proofErr w:type="spellEnd"/>
      <w:r>
        <w:t xml:space="preserve"> SE</w:t>
      </w:r>
      <w:del w:id="108" w:author="Brad Rawlins" w:date="2022-03-08T11:42:00Z">
        <w:r w:rsidDel="0051658B">
          <w:delText xml:space="preserve">\textsuperscript{\textregistered} </w:delText>
        </w:r>
      </w:del>
      <w:ins w:id="109" w:author="Brad Rawlins" w:date="2022-03-08T11:43:00Z">
        <w:r>
          <w:t xml:space="preserve"> </w:t>
        </w:r>
      </w:ins>
      <w:r>
        <w:t xml:space="preserve">2021. This allows for predictions to be made using the trained MLP-MDN model. The most probable predictions are retrieved using the script and transferred to the respective process model components as inputs. A schematic of the surrogate and process </w:t>
      </w:r>
      <w:del w:id="110" w:author="Brad Rawlins" w:date="2022-03-08T11:39:00Z">
        <w:r w:rsidDel="0051658B">
          <w:delText>models</w:delText>
        </w:r>
      </w:del>
      <w:ins w:id="111" w:author="Brad Rawlins" w:date="2022-03-08T11:39:00Z">
        <w:r>
          <w:t>models’</w:t>
        </w:r>
      </w:ins>
      <w:r>
        <w:t xml:space="preserve"> integration is provided in Figure </w:t>
      </w:r>
      <w:ins w:id="112" w:author="Brad Rawlins" w:date="2022-03-08T11:41:00Z">
        <w:r>
          <w:t>2.</w:t>
        </w:r>
      </w:ins>
      <w:del w:id="113" w:author="Brad Rawlins" w:date="2022-03-08T11:41:00Z">
        <w:r w:rsidDel="0051658B">
          <w:delText>\ref{fig_int_model}.</w:delText>
        </w:r>
      </w:del>
    </w:p>
    <w:p w14:paraId="1CF5622F" w14:textId="0CC46FDB" w:rsidR="0051658B" w:rsidRDefault="0051658B" w:rsidP="0051658B">
      <w:pPr>
        <w:spacing w:line="276" w:lineRule="auto"/>
        <w:rPr>
          <w:ins w:id="114" w:author="Brad Rawlins" w:date="2022-03-08T11:43:00Z"/>
        </w:rPr>
      </w:pPr>
    </w:p>
    <w:p w14:paraId="6703E2AC" w14:textId="513AC371" w:rsidR="0051658B" w:rsidRDefault="0051658B" w:rsidP="0051658B">
      <w:pPr>
        <w:spacing w:line="276" w:lineRule="auto"/>
        <w:rPr>
          <w:ins w:id="115" w:author="Brad Rawlins" w:date="2022-03-08T11:43:00Z"/>
        </w:rPr>
      </w:pPr>
      <w:ins w:id="116" w:author="Brad Rawlins" w:date="2022-03-08T11:43:00Z">
        <w:r>
          <w:rPr>
            <w:noProof/>
          </w:rPr>
          <w:lastRenderedPageBreak/>
          <mc:AlternateContent>
            <mc:Choice Requires="wpc">
              <w:drawing>
                <wp:inline distT="0" distB="0" distL="0" distR="0" wp14:anchorId="5668AE0D" wp14:editId="29DFC47F">
                  <wp:extent cx="5486400" cy="3200400"/>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7" name="Picture 37"/>
                            <pic:cNvPicPr/>
                          </pic:nvPicPr>
                          <pic:blipFill>
                            <a:blip r:embed="rId9"/>
                            <a:stretch>
                              <a:fillRect/>
                            </a:stretch>
                          </pic:blipFill>
                          <pic:spPr>
                            <a:xfrm>
                              <a:off x="0" y="0"/>
                              <a:ext cx="5486400" cy="3190903"/>
                            </a:xfrm>
                            <a:prstGeom prst="rect">
                              <a:avLst/>
                            </a:prstGeom>
                          </pic:spPr>
                        </pic:pic>
                      </wpc:wpc>
                    </a:graphicData>
                  </a:graphic>
                </wp:inline>
              </w:drawing>
            </mc:Choice>
            <mc:Fallback>
              <w:pict>
                <v:group w14:anchorId="198126F4" id="Canvas 2" o:spid="_x0000_s1026" editas="canvas" style="width:6in;height:252pt;mso-position-horizontal-relative:char;mso-position-vertical-relative:line" coordsize="54864,320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EbpRQ3SigBa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I3SihulFAC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BG6UUN0ooAW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RulFDdKKAF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I3SihulFAC0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jdKKG6UU&#10;AL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RulFDdKKAF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CN0oobpRQAt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CN0oobpRQAt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o5seS+emKkpk0fmRsvqMVnUTcGkNbn5s/t&#10;g2fje++JtuvgyZo7nzBjbk/ypvw9+Efx68X6tYweMLkvpK4JXaw4z719jav8D5b/AMcQa4k+BG4b&#10;bkdq9ht0McMaE5KqBWuBjHCYOgm7yV7p7InESnWqz5fdXRrc5zwD4Pg8H+H7azjQKyLg4rp6KKqU&#10;nOTkyKdNU48qCiiioN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k7mlpO5&#10;oAWiiigAr86/+CpX/HxoH/XWOv0Ur86/+CpX/HxoH/XWOv07w3/5KTD/AD/I4sZ/BZ9IfsU/8kjs&#10;P+uS19CV89/sU/8AJI7D/rktfQlfLcS/8jjE/wCJm9H+Ggooor5o2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0f8AgpR/yFrH/fX/ANCr6z/Yy/5I7pv+7XyZ/wAFKP8AkLWP++v/AKFX1n+x&#10;l/yR3Tf92v3jPv8AkiMF/iZ5dL/eZHvdFFFfg56g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SdzS0nc0ALRRRQAV+df8AwVK/4+NA/wCusdfopX51/wDBUr/j40D/&#10;AK6x1+neG/8AyUmH+f5HFjP4LPpD9in/AJJHYf8AXJa+hK+e/wBin/kkdh/1yWvoSvluJf8AkcYn&#10;/Ezej/DQUUUV80b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aP/BSj/kLWP++v/oVfWf7G&#10;X/JHdN/3a+TP+ClH/IWsf99f/Qq+s/2Mv+SO6b/u1+8Z9/yRGC/xM8ul/vMj3uiiivwc9Q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pO5paTuaAFooooAK/Ov/gqV&#10;/wAfGgf9dY6/RSvzr/4Klf8AHxoH/XWOv07w3/5KTD/P8jixn8Fn0h+xT/ySOw/65LX0JXz3+xT/&#10;AMkjsP8ArktfQlfLcS/8jjE/4mb0f4aCiiivmjY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zR/4KUf8hax/wB9f/Qq+s/2Mv8Akjum/wC7XyZ/wUo/5C1j/vr/AOhV9Z/sZf8AJHdN/wB2v3jP&#10;v+SIwX+Jnl0v95ke90UUV+Dnq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J3NLSdzQAtFFFABX51/8FSv+PjQP+usdfopX51/8FSv+PjQP+usdfp3hv8A8lJh/n+R&#10;xYz+Cz6Q/Yp/5JHYf9clr6Er57/Yp/5JHYf9clr6Er5biX/kcYn/ABM3o/w0FFFFfNGw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mj/wAFKP8AkLWP++v/AKFX1n+xl/yR3Tf92vkz/gpR/wAh&#10;ax/31/8AQq+s/wBjL/kjum/7tfvGff8AJEYL/Ezy6X+8yPe6KKK/Bz1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k7mlpO5oAWiiigAr86/8AgqV/x8aB/wBdY6/R&#10;Svzr/wCCpX/HxoH/AF1jr9O8N/8AkpMP8/yOLGfwWfSH7FP/ACSOw/65LX0JXz3+xSD/AMKj084/&#10;5ZLX0JXy3Ev/ACOMT/iZvR/hoKKKK+aN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NH/gp&#10;R/yFrH/fX/0KvrP9jL/kjum/7tfJn/BSnP8Aa1jx/GP/AEKvrP8AYy/5I7pv+7X7xn3/ACRGC/xM&#10;8ul/vMj3uiiivwc9Q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nc0tJ3NAC0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nc0tJ3NAC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nc0tJ3NAC0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nc&#10;0tJ3NAC0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nc0tJ3NAC0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filled="t">
                    <v:fill o:detectmouseclick="t"/>
                    <v:path o:connecttype="none"/>
                  </v:shape>
                  <v:shape id="Picture 37" o:spid="_x0000_s1028" type="#_x0000_t75" style="position:absolute;width:54864;height:31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">
                    <v:imagedata r:id="rId10" o:title=""/>
                  </v:shape>
                  <w10:anchorlock/>
                </v:group>
              </w:pict>
            </mc:Fallback>
          </mc:AlternateContent>
        </w:r>
      </w:ins>
    </w:p>
    <w:p w14:paraId="70319D94" w14:textId="77777777" w:rsidR="0051658B" w:rsidRDefault="0051658B" w:rsidP="0051658B">
      <w:pPr>
        <w:spacing w:after="136" w:line="259" w:lineRule="auto"/>
        <w:ind w:right="65" w:firstLine="0"/>
        <w:jc w:val="right"/>
        <w:rPr>
          <w:ins w:id="117" w:author="Brad Rawlins" w:date="2022-03-08T11:44:00Z"/>
        </w:rPr>
      </w:pPr>
      <w:ins w:id="118" w:author="Brad Rawlins" w:date="2022-03-08T11:44:00Z">
        <w:r>
          <w:rPr>
            <w:sz w:val="18"/>
          </w:rPr>
          <w:t>S</w:t>
        </w:r>
      </w:ins>
    </w:p>
    <w:p w14:paraId="3A772A28" w14:textId="66FB12DC" w:rsidR="0051658B" w:rsidRDefault="0051658B" w:rsidP="0051658B">
      <w:pPr>
        <w:spacing w:after="414" w:line="261" w:lineRule="auto"/>
        <w:ind w:left="1671" w:hanging="10"/>
        <w:jc w:val="left"/>
        <w:rPr>
          <w:ins w:id="119" w:author="Brad Rawlins" w:date="2022-03-08T11:44:00Z"/>
        </w:rPr>
      </w:pPr>
      <w:ins w:id="120" w:author="Brad Rawlins" w:date="2022-03-08T11:44:00Z">
        <w:r>
          <w:rPr>
            <w:sz w:val="18"/>
          </w:rPr>
          <w:t xml:space="preserve">Figure </w:t>
        </w:r>
      </w:ins>
      <w:ins w:id="121" w:author="Brad Rawlins" w:date="2022-03-08T11:46:00Z">
        <w:r>
          <w:rPr>
            <w:sz w:val="18"/>
          </w:rPr>
          <w:t>2</w:t>
        </w:r>
      </w:ins>
      <w:ins w:id="122" w:author="Brad Rawlins" w:date="2022-03-08T11:44:00Z">
        <w:r>
          <w:rPr>
            <w:sz w:val="18"/>
          </w:rPr>
          <w:t>: Schematic of integrated surrogate and network-based process model</w:t>
        </w:r>
      </w:ins>
    </w:p>
    <w:p w14:paraId="151D8D6B" w14:textId="08990FE2" w:rsidR="0051658B" w:rsidDel="0051658B" w:rsidRDefault="0051658B" w:rsidP="0051658B">
      <w:pPr>
        <w:spacing w:line="276" w:lineRule="auto"/>
        <w:rPr>
          <w:del w:id="123" w:author="Brad Rawlins" w:date="2022-03-08T11:44:00Z"/>
        </w:rPr>
        <w:pPrChange w:id="124" w:author="Brad Rawlins" w:date="2022-03-08T11:39:00Z">
          <w:pPr>
            <w:ind w:firstLine="0"/>
          </w:pPr>
        </w:pPrChange>
      </w:pPr>
    </w:p>
    <w:p w14:paraId="686F4E5A" w14:textId="52C3E5BC" w:rsidR="0051658B" w:rsidRDefault="0051658B" w:rsidP="0051658B">
      <w:pPr>
        <w:spacing w:line="276" w:lineRule="auto"/>
        <w:rPr>
          <w:ins w:id="125" w:author="Pieter Rousseau" w:date="2022-03-08T10:51:00Z"/>
        </w:rPr>
        <w:pPrChange w:id="126" w:author="Brad Rawlins" w:date="2022-03-08T11:39:00Z">
          <w:pPr>
            <w:ind w:firstLine="0"/>
          </w:pPr>
        </w:pPrChange>
      </w:pPr>
      <w:r>
        <w:t xml:space="preserve">The boiler can be split into three sections namely, the furnace, the radiative pass consisting </w:t>
      </w:r>
      <w:r w:rsidRPr="0051658B">
        <w:rPr>
          <w:rPrChange w:id="127" w:author="Brad Rawlins" w:date="2022-03-08T11:43:00Z">
            <w:rPr/>
          </w:rPrChange>
        </w:rPr>
        <w:t xml:space="preserve">of </w:t>
      </w:r>
      <w:r w:rsidRPr="0051658B">
        <w:rPr>
          <w:rPrChange w:id="128" w:author="Brad Rawlins" w:date="2022-03-08T11:43:00Z">
            <w:rPr>
              <w:u w:val="single"/>
            </w:rPr>
          </w:rPrChange>
        </w:rPr>
        <w:t>SH2</w:t>
      </w:r>
      <w:r w:rsidRPr="0051658B">
        <w:rPr>
          <w:rPrChange w:id="129" w:author="Brad Rawlins" w:date="2022-03-08T11:43:00Z">
            <w:rPr/>
          </w:rPrChange>
        </w:rPr>
        <w:t xml:space="preserve"> and </w:t>
      </w:r>
      <w:r w:rsidRPr="0051658B">
        <w:rPr>
          <w:rPrChange w:id="130" w:author="Brad Rawlins" w:date="2022-03-08T11:43:00Z">
            <w:rPr>
              <w:u w:val="single"/>
            </w:rPr>
          </w:rPrChange>
        </w:rPr>
        <w:t>SH3</w:t>
      </w:r>
      <w:r>
        <w:t xml:space="preserve">, and the </w:t>
      </w:r>
      <w:r w:rsidRPr="0051658B">
        <w:rPr>
          <w:rPrChange w:id="131" w:author="Brad Rawlins" w:date="2022-03-08T11:38:00Z">
            <w:rPr/>
          </w:rPrChange>
        </w:rPr>
        <w:t xml:space="preserve">convective pass consisting of </w:t>
      </w:r>
      <w:r w:rsidRPr="0051658B">
        <w:rPr>
          <w:rPrChange w:id="132" w:author="Brad Rawlins" w:date="2022-03-08T11:38:00Z">
            <w:rPr>
              <w:u w:val="single"/>
            </w:rPr>
          </w:rPrChange>
        </w:rPr>
        <w:t>RH2</w:t>
      </w:r>
      <w:r w:rsidRPr="0051658B">
        <w:rPr>
          <w:rPrChange w:id="133" w:author="Brad Rawlins" w:date="2022-03-08T11:38:00Z">
            <w:rPr/>
          </w:rPrChange>
        </w:rPr>
        <w:t xml:space="preserve">, </w:t>
      </w:r>
      <w:r w:rsidRPr="0051658B">
        <w:rPr>
          <w:rPrChange w:id="134" w:author="Brad Rawlins" w:date="2022-03-08T11:38:00Z">
            <w:rPr>
              <w:u w:val="single"/>
            </w:rPr>
          </w:rPrChange>
        </w:rPr>
        <w:t>SH1</w:t>
      </w:r>
      <w:r w:rsidRPr="0051658B">
        <w:rPr>
          <w:rPrChange w:id="135" w:author="Brad Rawlins" w:date="2022-03-08T11:38:00Z">
            <w:rPr/>
          </w:rPrChange>
        </w:rPr>
        <w:t xml:space="preserve">, </w:t>
      </w:r>
      <w:r w:rsidRPr="0051658B">
        <w:rPr>
          <w:rPrChange w:id="136" w:author="Brad Rawlins" w:date="2022-03-08T11:38:00Z">
            <w:rPr>
              <w:u w:val="single"/>
            </w:rPr>
          </w:rPrChange>
        </w:rPr>
        <w:t>RH1</w:t>
      </w:r>
      <w:r w:rsidRPr="0051658B">
        <w:rPr>
          <w:rPrChange w:id="137" w:author="Brad Rawlins" w:date="2022-03-08T11:38:00Z">
            <w:rPr/>
          </w:rPrChange>
        </w:rPr>
        <w:t xml:space="preserve"> and the EC. The furnace heat load predictions to the </w:t>
      </w:r>
      <w:r w:rsidRPr="0051658B">
        <w:rPr>
          <w:rPrChange w:id="138" w:author="Brad Rawlins" w:date="2022-03-08T11:38:00Z">
            <w:rPr>
              <w:u w:val="single"/>
            </w:rPr>
          </w:rPrChange>
        </w:rPr>
        <w:t>EV</w:t>
      </w:r>
      <w:r w:rsidRPr="0051658B">
        <w:rPr>
          <w:rPrChange w:id="139" w:author="Brad Rawlins" w:date="2022-03-08T11:38:00Z">
            <w:rPr/>
          </w:rPrChange>
        </w:rPr>
        <w:t xml:space="preserve"> walls determine the evaporation rate. The high pressure (HP) steam outlet steam flow rate is calculated as the sum of the </w:t>
      </w:r>
      <w:proofErr w:type="spellStart"/>
      <w:r w:rsidRPr="0051658B">
        <w:rPr>
          <w:rPrChange w:id="140" w:author="Brad Rawlins" w:date="2022-03-08T11:38:00Z">
            <w:rPr>
              <w:u w:val="single"/>
            </w:rPr>
          </w:rPrChange>
        </w:rPr>
        <w:t>attemperation</w:t>
      </w:r>
      <w:proofErr w:type="spellEnd"/>
      <w:r w:rsidRPr="0051658B">
        <w:rPr>
          <w:rPrChange w:id="141" w:author="Brad Rawlins" w:date="2022-03-08T11:38:00Z">
            <w:rPr/>
          </w:rPrChange>
        </w:rPr>
        <w:t xml:space="preserve"> flow rates (</w:t>
      </w:r>
      <w:r w:rsidRPr="0051658B">
        <w:rPr>
          <w:rPrChange w:id="142" w:author="Brad Rawlins" w:date="2022-03-08T11:38:00Z">
            <w:rPr>
              <w:u w:val="single"/>
            </w:rPr>
          </w:rPrChange>
        </w:rPr>
        <w:t>ATT1</w:t>
      </w:r>
      <w:r w:rsidRPr="0051658B">
        <w:rPr>
          <w:rPrChange w:id="143" w:author="Brad Rawlins" w:date="2022-03-08T11:38:00Z">
            <w:rPr/>
          </w:rPrChange>
        </w:rPr>
        <w:t xml:space="preserve"> and </w:t>
      </w:r>
      <w:r w:rsidRPr="0051658B">
        <w:rPr>
          <w:rPrChange w:id="144" w:author="Brad Rawlins" w:date="2022-03-08T11:38:00Z">
            <w:rPr>
              <w:u w:val="single"/>
            </w:rPr>
          </w:rPrChange>
        </w:rPr>
        <w:t>ATT2</w:t>
      </w:r>
      <w:r w:rsidRPr="0051658B">
        <w:rPr>
          <w:rPrChange w:id="145" w:author="Brad Rawlins" w:date="2022-03-08T11:38:00Z">
            <w:rPr/>
          </w:rPrChange>
        </w:rPr>
        <w:t xml:space="preserve">) and the evaporation flow rate. The </w:t>
      </w:r>
      <w:r w:rsidRPr="0051658B">
        <w:rPr>
          <w:rPrChange w:id="146" w:author="Brad Rawlins" w:date="2022-03-08T11:38:00Z">
            <w:rPr>
              <w:u w:val="single"/>
            </w:rPr>
          </w:rPrChange>
        </w:rPr>
        <w:t>attemperators</w:t>
      </w:r>
      <w:r w:rsidRPr="0051658B">
        <w:rPr>
          <w:rPrChange w:id="147" w:author="Brad Rawlins" w:date="2022-03-08T11:38:00Z">
            <w:rPr/>
          </w:rPrChange>
        </w:rPr>
        <w:t xml:space="preserve"> are used to control the steam temperature to ensure an exit temperature of</w:t>
      </w:r>
      <w:r w:rsidRPr="0051658B">
        <w:rPr>
          <w:color w:val="auto"/>
          <w:rPrChange w:id="148" w:author="Brad Rawlins" w:date="2022-03-08T11:38:00Z">
            <w:rPr/>
          </w:rPrChange>
        </w:rPr>
        <w:t xml:space="preserve"> </w:t>
      </w:r>
      <w:r w:rsidRPr="0051658B">
        <w:rPr>
          <w:color w:val="auto"/>
          <w:rPrChange w:id="149" w:author="Brad Rawlins" w:date="2022-03-08T11:38:00Z">
            <w:rPr>
              <w:color w:val="008000"/>
            </w:rPr>
          </w:rPrChange>
        </w:rPr>
        <w:t>808K</w:t>
      </w:r>
      <w:r w:rsidRPr="0051658B">
        <w:rPr>
          <w:color w:val="auto"/>
          <w:rPrChange w:id="150" w:author="Brad Rawlins" w:date="2022-03-08T11:38:00Z">
            <w:rPr/>
          </w:rPrChange>
        </w:rPr>
        <w:t xml:space="preserve"> </w:t>
      </w:r>
      <w:r w:rsidRPr="0051658B">
        <w:rPr>
          <w:rPrChange w:id="151" w:author="Brad Rawlins" w:date="2022-03-08T11:38:00Z">
            <w:rPr/>
          </w:rPrChange>
        </w:rPr>
        <w:t xml:space="preserve">at both the HP outlet and RH outlet. In addition to the furnace heat loads the surrogate model predicts the </w:t>
      </w:r>
      <w:r w:rsidRPr="0051658B">
        <w:rPr>
          <w:rPrChange w:id="152" w:author="Brad Rawlins" w:date="2022-03-08T11:38:00Z">
            <w:rPr>
              <w:u w:val="single"/>
            </w:rPr>
          </w:rPrChange>
        </w:rPr>
        <w:t>SH2</w:t>
      </w:r>
      <w:r w:rsidRPr="0051658B">
        <w:rPr>
          <w:rPrChange w:id="153" w:author="Brad Rawlins" w:date="2022-03-08T11:38:00Z">
            <w:rPr/>
          </w:rPrChange>
        </w:rPr>
        <w:t xml:space="preserve"> and </w:t>
      </w:r>
      <w:r w:rsidRPr="0051658B">
        <w:rPr>
          <w:rPrChange w:id="154" w:author="Brad Rawlins" w:date="2022-03-08T11:38:00Z">
            <w:rPr>
              <w:u w:val="single"/>
            </w:rPr>
          </w:rPrChange>
        </w:rPr>
        <w:t>SH3</w:t>
      </w:r>
      <w:r w:rsidRPr="0051658B">
        <w:rPr>
          <w:rPrChange w:id="155" w:author="Brad Rawlins" w:date="2022-03-08T11:38:00Z">
            <w:rPr/>
          </w:rPrChange>
        </w:rPr>
        <w:t xml:space="preserve"> heat loads. Lastly the surrogate model is able to predict the flue-gas conditions at the inlet to convective pass (</w:t>
      </w:r>
      <w:proofErr w:type="gramStart"/>
      <w:r w:rsidRPr="0051658B">
        <w:rPr>
          <w:rPrChange w:id="156" w:author="Brad Rawlins" w:date="2022-03-08T11:38:00Z">
            <w:rPr/>
          </w:rPrChange>
        </w:rPr>
        <w:t>i.e.</w:t>
      </w:r>
      <w:proofErr w:type="gramEnd"/>
      <w:r w:rsidRPr="0051658B">
        <w:rPr>
          <w:rPrChange w:id="157" w:author="Brad Rawlins" w:date="2022-03-08T11:38:00Z">
            <w:rPr/>
          </w:rPrChange>
        </w:rPr>
        <w:t xml:space="preserve"> </w:t>
      </w:r>
      <w:r w:rsidRPr="0051658B">
        <w:rPr>
          <w:rPrChange w:id="158" w:author="Brad Rawlins" w:date="2022-03-08T11:38:00Z">
            <w:rPr>
              <w:u w:val="single"/>
            </w:rPr>
          </w:rPrChange>
        </w:rPr>
        <w:t>RH2</w:t>
      </w:r>
      <w:r w:rsidRPr="0051658B">
        <w:rPr>
          <w:rPrChange w:id="159" w:author="Brad Rawlins" w:date="2022-03-08T11:38:00Z">
            <w:rPr/>
          </w:rPrChange>
        </w:rPr>
        <w:t xml:space="preserve">). The </w:t>
      </w:r>
      <w:r w:rsidRPr="0051658B">
        <w:rPr>
          <w:rPrChange w:id="160" w:author="Brad Rawlins" w:date="2022-03-08T11:38:00Z">
            <w:rPr>
              <w:u w:val="single"/>
            </w:rPr>
          </w:rPrChange>
        </w:rPr>
        <w:t>EV</w:t>
      </w:r>
      <w:r w:rsidRPr="0051658B">
        <w:rPr>
          <w:rPrChange w:id="161" w:author="Brad Rawlins" w:date="2022-03-08T11:38:00Z">
            <w:rPr/>
          </w:rPrChange>
        </w:rPr>
        <w:t xml:space="preserve">, </w:t>
      </w:r>
      <w:r w:rsidRPr="0051658B">
        <w:rPr>
          <w:rPrChange w:id="162" w:author="Brad Rawlins" w:date="2022-03-08T11:38:00Z">
            <w:rPr>
              <w:u w:val="single"/>
            </w:rPr>
          </w:rPrChange>
        </w:rPr>
        <w:t>SH2</w:t>
      </w:r>
      <w:r w:rsidRPr="0051658B">
        <w:rPr>
          <w:rPrChange w:id="163" w:author="Brad Rawlins" w:date="2022-03-08T11:38:00Z">
            <w:rPr/>
          </w:rPrChange>
        </w:rPr>
        <w:t xml:space="preserve"> and </w:t>
      </w:r>
      <w:r w:rsidRPr="0051658B">
        <w:rPr>
          <w:rPrChange w:id="164" w:author="Brad Rawlins" w:date="2022-03-08T11:38:00Z">
            <w:rPr>
              <w:u w:val="single"/>
            </w:rPr>
          </w:rPrChange>
        </w:rPr>
        <w:t>SH3</w:t>
      </w:r>
      <w:r w:rsidRPr="0051658B">
        <w:rPr>
          <w:rPrChange w:id="165" w:author="Brad Rawlins" w:date="2022-03-08T11:38:00Z">
            <w:rPr/>
          </w:rPrChange>
        </w:rPr>
        <w:t xml:space="preserve"> walls are represented by a single lumped parameter pipe flow component, interconnected with nodes that introduce the </w:t>
      </w:r>
      <w:proofErr w:type="spellStart"/>
      <w:r w:rsidRPr="0051658B">
        <w:rPr>
          <w:rPrChange w:id="166" w:author="Brad Rawlins" w:date="2022-03-08T11:38:00Z">
            <w:rPr>
              <w:u w:val="single"/>
            </w:rPr>
          </w:rPrChange>
        </w:rPr>
        <w:t>attemperation</w:t>
      </w:r>
      <w:proofErr w:type="spellEnd"/>
      <w:r w:rsidRPr="0051658B">
        <w:rPr>
          <w:rPrChange w:id="167" w:author="Brad Rawlins" w:date="2022-03-08T11:38:00Z">
            <w:rPr/>
          </w:rPrChange>
        </w:rPr>
        <w:t xml:space="preserve"> </w:t>
      </w:r>
      <w:r>
        <w:t xml:space="preserve">flows to the water/steam side. The convective pass components are modelled using an </w:t>
      </w:r>
      <w:r>
        <w:t>in-house</w:t>
      </w:r>
      <w:r>
        <w:t xml:space="preserve"> heat exchanger model that accounts for the radiative (gas and direct), convective and conduction heat transfer mechanisms to and from the gas-side and steam-side control volumes, as well as between the up- and downstream heat exchangers on the gas side.</w:t>
      </w:r>
    </w:p>
    <w:p w14:paraId="77317341" w14:textId="0E57C6C4" w:rsidR="003A0FC0" w:rsidRPr="003A0FC0" w:rsidDel="0051658B" w:rsidRDefault="003A0FC0">
      <w:pPr>
        <w:ind w:firstLine="0"/>
        <w:rPr>
          <w:ins w:id="168" w:author="Pieter Rousseau" w:date="2022-03-08T10:50:00Z"/>
          <w:del w:id="169" w:author="Brad Rawlins" w:date="2022-03-08T11:37:00Z"/>
          <w:rPrChange w:id="170" w:author="Pieter Rousseau" w:date="2022-03-08T10:51:00Z">
            <w:rPr>
              <w:ins w:id="171" w:author="Pieter Rousseau" w:date="2022-03-08T10:50:00Z"/>
              <w:del w:id="172" w:author="Brad Rawlins" w:date="2022-03-08T11:37:00Z"/>
            </w:rPr>
          </w:rPrChange>
        </w:rPr>
        <w:pPrChange w:id="173" w:author="Pieter Rousseau" w:date="2022-03-08T10:51:00Z">
          <w:pPr>
            <w:pStyle w:val="Heading2"/>
            <w:numPr>
              <w:ilvl w:val="0"/>
              <w:numId w:val="0"/>
            </w:numPr>
            <w:ind w:left="0" w:firstLine="0"/>
          </w:pPr>
        </w:pPrChange>
      </w:pPr>
    </w:p>
    <w:p w14:paraId="34E6A5D2" w14:textId="01734D8D" w:rsidR="000B0F9A" w:rsidDel="0051658B" w:rsidRDefault="000B0F9A" w:rsidP="0051658B">
      <w:pPr>
        <w:spacing w:after="0"/>
        <w:ind w:firstLine="0"/>
        <w:rPr>
          <w:ins w:id="174" w:author="Pieter Rousseau" w:date="2022-03-08T10:38:00Z"/>
          <w:del w:id="175" w:author="Brad Rawlins" w:date="2022-03-08T11:37:00Z"/>
        </w:rPr>
        <w:pPrChange w:id="176" w:author="Brad Rawlins" w:date="2022-03-08T11:37:00Z">
          <w:pPr>
            <w:spacing w:after="0"/>
            <w:ind w:left="-15"/>
          </w:pPr>
        </w:pPrChange>
      </w:pPr>
      <w:ins w:id="177" w:author="Pieter Rousseau" w:date="2022-03-08T10:38:00Z">
        <w:del w:id="178" w:author="Brad Rawlins" w:date="2022-03-08T11:37:00Z">
          <w:r w:rsidDel="0051658B">
            <w:delText xml:space="preserve"> </w:delText>
          </w:r>
        </w:del>
      </w:ins>
    </w:p>
    <w:p w14:paraId="7041A03C" w14:textId="77777777" w:rsidR="000B0F9A" w:rsidRDefault="000B0F9A" w:rsidP="0051658B">
      <w:pPr>
        <w:spacing w:after="0"/>
        <w:ind w:firstLine="0"/>
        <w:pPrChange w:id="179" w:author="Brad Rawlins" w:date="2022-03-08T11:37:00Z">
          <w:pPr>
            <w:spacing w:after="0"/>
            <w:ind w:left="-15"/>
          </w:pPr>
        </w:pPrChange>
      </w:pPr>
    </w:p>
    <w:p w14:paraId="2666ACCB" w14:textId="4BFFBC44" w:rsidR="00602797" w:rsidRPr="00602797" w:rsidRDefault="0075054F" w:rsidP="00602797">
      <w:pPr>
        <w:pStyle w:val="ListParagraph"/>
        <w:numPr>
          <w:ilvl w:val="0"/>
          <w:numId w:val="5"/>
        </w:numPr>
        <w:spacing w:after="0" w:line="240" w:lineRule="auto"/>
        <w:rPr>
          <w:b/>
          <w:sz w:val="37"/>
          <w:vertAlign w:val="superscript"/>
        </w:rPr>
      </w:pPr>
      <w:r w:rsidRPr="00602797">
        <w:rPr>
          <w:b/>
          <w:sz w:val="37"/>
          <w:vertAlign w:val="superscript"/>
        </w:rPr>
        <w:t>Applicable machine learning theory</w:t>
      </w:r>
    </w:p>
    <w:p w14:paraId="52D257D4" w14:textId="6A8035F5" w:rsidR="00602797" w:rsidRDefault="0075054F" w:rsidP="00602797">
      <w:pPr>
        <w:spacing w:line="276" w:lineRule="auto"/>
        <w:ind w:left="-17"/>
      </w:pPr>
      <w:r>
        <w:t>The present work makes use of various machine learning architectures to develop a surrogate model that can predict the thermal and combustion characteristics of a utility scale boiler using high level inputs. The current section discusses the details of the respective architectures, namely linear regression, ANN and MLP-MDN models</w:t>
      </w:r>
      <w:r w:rsidR="00602797">
        <w:t>.</w:t>
      </w:r>
    </w:p>
    <w:p w14:paraId="43F0C545" w14:textId="7478A156" w:rsidR="000F2716" w:rsidRDefault="0075054F" w:rsidP="00602797">
      <w:pPr>
        <w:pStyle w:val="Heading2"/>
        <w:numPr>
          <w:ilvl w:val="0"/>
          <w:numId w:val="0"/>
        </w:numPr>
        <w:ind w:left="10"/>
      </w:pPr>
      <w:r>
        <w:t>2.1. Linear regression</w:t>
      </w:r>
    </w:p>
    <w:p w14:paraId="06CCC97A" w14:textId="7C8444C0" w:rsidR="000F2716" w:rsidRPr="00D32967" w:rsidRDefault="0075054F" w:rsidP="00D32967">
      <w:pPr>
        <w:spacing w:after="253"/>
        <w:ind w:left="-15"/>
      </w:pPr>
      <w:r>
        <w:t xml:space="preserve">The present work makes use of a multiple linear regression model as a base model for comparative purposes in the validation case study of Section </w:t>
      </w:r>
      <w:r>
        <w:rPr>
          <w:color w:val="2F4F4F"/>
        </w:rPr>
        <w:t>5.1</w:t>
      </w:r>
      <w:r>
        <w:t xml:space="preserve">. The main assumption of a multiple linear regression model is that the output/s can be calculated from a linear combination of the variable inputs. In other </w:t>
      </w:r>
      <w:r w:rsidR="00602797">
        <w:t>words,</w:t>
      </w:r>
      <w:r>
        <w:t xml:space="preserve"> a linear regression </w:t>
      </w:r>
      <w:r>
        <w:lastRenderedPageBreak/>
        <w:t>models aims to determine the quantitative relationship between the dependent and independent variables [</w:t>
      </w:r>
      <w:r>
        <w:rPr>
          <w:color w:val="2F4F4F"/>
        </w:rPr>
        <w:t>16</w:t>
      </w:r>
      <w:r>
        <w:t xml:space="preserve">]. The representation of the </w:t>
      </w:r>
      <w:r>
        <w:rPr>
          <w:i/>
        </w:rPr>
        <w:t>𝑖</w:t>
      </w:r>
      <w:r>
        <w:t>-</w:t>
      </w:r>
      <w:proofErr w:type="spellStart"/>
      <w:r>
        <w:t>th</w:t>
      </w:r>
      <w:proofErr w:type="spellEnd"/>
      <w:r>
        <w:t xml:space="preserve"> dependent variable </w:t>
      </w:r>
      <w:r w:rsidRPr="00347D54">
        <w:t>(</w:t>
      </w:r>
      <w:proofErr w:type="gramStart"/>
      <w:r w:rsidRPr="00347D54">
        <w:t>𝑦</w:t>
      </w:r>
      <w:r w:rsidRPr="00347D54">
        <w:rPr>
          <w:vertAlign w:val="subscript"/>
        </w:rPr>
        <w:t>𝑖</w:t>
      </w:r>
      <w:r w:rsidR="00D32967">
        <w:rPr>
          <w:i/>
          <w:vertAlign w:val="subscript"/>
        </w:rPr>
        <w:t xml:space="preserve"> </w:t>
      </w:r>
      <w:r>
        <w:t>)</w:t>
      </w:r>
      <w:proofErr w:type="gramEnd"/>
      <w:r>
        <w:t xml:space="preserve"> can be written as follows for </w:t>
      </w:r>
      <w:r>
        <w:rPr>
          <w:i/>
        </w:rPr>
        <w:t>𝑚</w:t>
      </w:r>
      <w:r>
        <w:t>-number of independent variables (</w:t>
      </w:r>
      <m:oMath>
        <m:sSub>
          <m:sSubPr>
            <m:ctrlPr>
              <w:rPr>
                <w:rFonts w:ascii="Cambria Math" w:hAnsi="Cambria Math"/>
                <w:i/>
              </w:rPr>
            </m:ctrlPr>
          </m:sSubPr>
          <m:e>
            <m:r>
              <w:rPr>
                <w:rFonts w:ascii="Cambria Math" w:hAnsi="Cambria Math"/>
              </w:rPr>
              <m:t>x</m:t>
            </m:r>
          </m:e>
          <m:sub>
            <m:r>
              <w:rPr>
                <w:rFonts w:ascii="Cambria Math" w:hAnsi="Cambria Math"/>
              </w:rPr>
              <m:t>mi</m:t>
            </m:r>
          </m:sub>
        </m:sSub>
      </m:oMath>
      <w:r>
        <w:t>)</w:t>
      </w:r>
      <w:r w:rsidR="00D32967">
        <w:t>;</w:t>
      </w:r>
    </w:p>
    <w:p w14:paraId="442C476F" w14:textId="0581271D" w:rsidR="00D32967" w:rsidRPr="00D32967" w:rsidRDefault="00AF2001" w:rsidP="00D32967">
      <w:pPr>
        <w:spacing w:after="0" w:line="276" w:lineRule="auto"/>
        <w:ind w:left="-15"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y</m:t>
            </m:r>
          </m:e>
          <m:sub>
            <m:r>
              <m:rPr>
                <m:sty m:val="p"/>
              </m:rPr>
              <w:rPr>
                <w:rFonts w:ascii="Cambria Math" w:hAnsi="Cambria Math"/>
                <w:color w:val="000000" w:themeColor="text1"/>
              </w:rPr>
              <m:t>i</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0</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1</m:t>
            </m:r>
          </m:sub>
        </m:sSub>
        <m:sSub>
          <m:sSubPr>
            <m:ctrlPr>
              <w:rPr>
                <w:rFonts w:ascii="Cambria Math" w:hAnsi="Cambria Math"/>
                <w:color w:val="000000" w:themeColor="text1"/>
              </w:rPr>
            </m:ctrlPr>
          </m:sSubPr>
          <m:e>
            <m:r>
              <m:rPr>
                <m:sty m:val="p"/>
              </m:rPr>
              <w:rPr>
                <w:rFonts w:ascii="Cambria Math" w:hAnsi="Cambria Math"/>
                <w:color w:val="000000" w:themeColor="text1"/>
              </w:rPr>
              <m:t>x</m:t>
            </m:r>
          </m:e>
          <m:sub>
            <m:r>
              <w:rPr>
                <w:rFonts w:ascii="Cambria Math" w:hAnsi="Cambria Math"/>
                <w:color w:val="000000" w:themeColor="text1"/>
              </w:rPr>
              <m:t>1i</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sSub>
          <m:sSubPr>
            <m:ctrlPr>
              <w:rPr>
                <w:rFonts w:ascii="Cambria Math" w:hAnsi="Cambria Math"/>
                <w:color w:val="000000" w:themeColor="text1"/>
              </w:rPr>
            </m:ctrlPr>
          </m:sSubPr>
          <m:e>
            <m:r>
              <m:rPr>
                <m:sty m:val="p"/>
              </m:rPr>
              <w:rPr>
                <w:rFonts w:ascii="Cambria Math" w:hAnsi="Cambria Math"/>
                <w:color w:val="000000" w:themeColor="text1"/>
              </w:rPr>
              <m:t>x</m:t>
            </m:r>
          </m:e>
          <m:sub>
            <m:r>
              <w:rPr>
                <w:rFonts w:ascii="Cambria Math" w:hAnsi="Cambria Math"/>
                <w:color w:val="000000" w:themeColor="text1"/>
              </w:rPr>
              <m:t>mi</m:t>
            </m:r>
          </m:sub>
        </m:sSub>
      </m:oMath>
      <w:r w:rsidR="00D32967" w:rsidRPr="00D32967">
        <w:rPr>
          <w:color w:val="000000" w:themeColor="text1"/>
        </w:rPr>
        <w:t xml:space="preserve">  </w:t>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347D54">
        <w:rPr>
          <w:color w:val="000000" w:themeColor="text1"/>
        </w:rPr>
        <w:tab/>
        <w:t xml:space="preserve">         </w:t>
      </w:r>
      <w:r w:rsidR="00D32967" w:rsidRPr="00D32967">
        <w:rPr>
          <w:color w:val="000000" w:themeColor="text1"/>
        </w:rPr>
        <w:t>(1)</w:t>
      </w:r>
    </w:p>
    <w:p w14:paraId="50C467D4" w14:textId="6C17B71B" w:rsidR="00D32967" w:rsidRPr="00D32967" w:rsidRDefault="00D32967" w:rsidP="00D32967">
      <w:pPr>
        <w:spacing w:after="0" w:line="276" w:lineRule="auto"/>
        <w:ind w:left="-15" w:firstLine="0"/>
        <w:rPr>
          <w:color w:val="000000" w:themeColor="text1"/>
        </w:rPr>
      </w:pPr>
      <m:oMathPara>
        <m:oMathParaPr>
          <m:jc m:val="left"/>
        </m:oMathParaPr>
        <m:oMath>
          <m:r>
            <m:rPr>
              <m:sty m:val="p"/>
            </m:rPr>
            <w:rPr>
              <w:rFonts w:ascii="Cambria Math" w:hAnsi="Cambria Math"/>
              <w:color w:val="000000" w:themeColor="text1"/>
            </w:rPr>
            <m:t>i = 1,2,3...n</m:t>
          </m:r>
        </m:oMath>
      </m:oMathPara>
    </w:p>
    <w:p w14:paraId="7B66F9BD" w14:textId="77777777" w:rsidR="00D32967" w:rsidRPr="00D32967" w:rsidRDefault="00D32967" w:rsidP="00D32967">
      <w:pPr>
        <w:spacing w:after="0" w:line="276" w:lineRule="auto"/>
        <w:ind w:left="-15" w:firstLine="0"/>
      </w:pPr>
    </w:p>
    <w:p w14:paraId="6EFDE9C2" w14:textId="55032D3C" w:rsidR="000F2716" w:rsidRDefault="0075054F" w:rsidP="00D32967">
      <w:pPr>
        <w:spacing w:after="0" w:line="276" w:lineRule="auto"/>
        <w:ind w:left="-15" w:firstLine="0"/>
      </w:pPr>
      <w:r>
        <w:t xml:space="preserve">where </w:t>
      </w:r>
      <w:r>
        <w:rPr>
          <w:i/>
        </w:rPr>
        <w:t>𝛽</w:t>
      </w:r>
      <w:r>
        <w:rPr>
          <w:vertAlign w:val="subscript"/>
        </w:rPr>
        <w:t xml:space="preserve">0 </w:t>
      </w:r>
      <w:r>
        <w:t xml:space="preserve">is a constant term, </w:t>
      </w:r>
      <w:r>
        <w:rPr>
          <w:i/>
        </w:rPr>
        <w:t>𝛽</w:t>
      </w:r>
      <w:r>
        <w:rPr>
          <w:i/>
          <w:vertAlign w:val="subscript"/>
        </w:rPr>
        <w:t xml:space="preserve">𝑚 </w:t>
      </w:r>
      <w:r>
        <w:t xml:space="preserve">is the </w:t>
      </w:r>
      <w:r>
        <w:rPr>
          <w:i/>
        </w:rPr>
        <w:t>𝑚</w:t>
      </w:r>
      <w:r>
        <w:t>-</w:t>
      </w:r>
      <w:proofErr w:type="spellStart"/>
      <w:r>
        <w:t>th</w:t>
      </w:r>
      <w:proofErr w:type="spellEnd"/>
      <w:r>
        <w:t xml:space="preserve"> coefficient, and </w:t>
      </w:r>
      <w:r>
        <w:rPr>
          <w:i/>
        </w:rPr>
        <w:t xml:space="preserve">𝑛 </w:t>
      </w:r>
      <w:r>
        <w:t>is the total number of observations.</w:t>
      </w:r>
    </w:p>
    <w:p w14:paraId="252DBDD6" w14:textId="77777777" w:rsidR="00602797" w:rsidRDefault="00602797" w:rsidP="00602797">
      <w:pPr>
        <w:spacing w:after="0" w:line="276" w:lineRule="auto"/>
        <w:ind w:left="-15" w:firstLine="0"/>
      </w:pPr>
    </w:p>
    <w:p w14:paraId="1DFDAD1E" w14:textId="779801FF" w:rsidR="000F2716" w:rsidRDefault="00602797" w:rsidP="00602797">
      <w:pPr>
        <w:spacing w:after="0" w:line="276" w:lineRule="auto"/>
        <w:ind w:left="-17"/>
      </w:pPr>
      <w:r>
        <w:t xml:space="preserve">The optimal solution can be estimated by minimizing the cost function. </w:t>
      </w:r>
      <w:r w:rsidRPr="00602797">
        <w:t xml:space="preserve">A cost function usually calculates the </w:t>
      </w:r>
      <w:r w:rsidR="00D32967">
        <w:t>difference</w:t>
      </w:r>
      <w:r w:rsidR="0075054F">
        <w:t xml:space="preserve"> between the estimated and the desired values and is reported as a single number. Multiple linear regression problems namely utilize the mean square error (MSE) between the desired and estimated (</w:t>
      </w:r>
      <w:r w:rsidR="0075054F">
        <w:rPr>
          <w:i/>
        </w:rPr>
        <w:t>𝑦̂</w:t>
      </w:r>
      <w:r w:rsidR="0075054F">
        <w:rPr>
          <w:i/>
          <w:vertAlign w:val="subscript"/>
        </w:rPr>
        <w:t>𝑖</w:t>
      </w:r>
      <w:r w:rsidR="0075054F">
        <w:t>) values [</w:t>
      </w:r>
      <w:r w:rsidR="0075054F">
        <w:rPr>
          <w:color w:val="2F4F4F"/>
        </w:rPr>
        <w:t>9</w:t>
      </w:r>
      <w:r w:rsidR="0075054F">
        <w:t xml:space="preserve">], which is given in Equation </w:t>
      </w:r>
      <w:r w:rsidR="0075054F">
        <w:rPr>
          <w:color w:val="2F4F4F"/>
        </w:rPr>
        <w:t>2</w:t>
      </w:r>
      <w:r w:rsidR="0075054F">
        <w:t>.</w:t>
      </w:r>
    </w:p>
    <w:p w14:paraId="1D918F32" w14:textId="77777777" w:rsidR="00347D54" w:rsidRPr="00602797" w:rsidRDefault="00347D54" w:rsidP="00602797">
      <w:pPr>
        <w:spacing w:after="0" w:line="276" w:lineRule="auto"/>
        <w:ind w:left="-17"/>
      </w:pPr>
    </w:p>
    <w:p w14:paraId="563E904F" w14:textId="14825AA3" w:rsidR="00D32967" w:rsidRPr="00347D54" w:rsidRDefault="00AF2001" w:rsidP="00D32967">
      <w:pPr>
        <w:tabs>
          <w:tab w:val="center" w:pos="795"/>
          <w:tab w:val="center" w:pos="1481"/>
          <w:tab w:val="center" w:pos="1876"/>
          <w:tab w:val="center" w:pos="2332"/>
          <w:tab w:val="right" w:pos="9332"/>
        </w:tabs>
        <w:spacing w:after="1" w:line="259" w:lineRule="auto"/>
        <w:ind w:right="-15" w:firstLine="0"/>
        <w:jc w:val="lef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J</m:t>
            </m:r>
          </m:e>
          <m:sub>
            <m:d>
              <m:dPr>
                <m:begChr m:val="{"/>
                <m:endChr m:val="}"/>
                <m:ctrlPr>
                  <w:rPr>
                    <w:rFonts w:ascii="Cambria Math" w:hAnsi="Cambria Math"/>
                    <w:color w:val="000000" w:themeColor="text1"/>
                  </w:rPr>
                </m:ctrlPr>
              </m:dPr>
              <m:e>
                <m:r>
                  <m:rPr>
                    <m:sty m:val="p"/>
                  </m:rPr>
                  <w:rPr>
                    <w:rFonts w:ascii="Cambria Math" w:hAnsi="Cambria Math"/>
                    <w:color w:val="000000" w:themeColor="text1"/>
                  </w:rPr>
                  <m:t>MSE</m:t>
                </m:r>
              </m:e>
            </m:d>
          </m:sub>
        </m:sSub>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i</m:t>
                        </m:r>
                      </m:sub>
                    </m:sSub>
                  </m:e>
                </m:d>
              </m:e>
              <m:sup>
                <m:r>
                  <w:rPr>
                    <w:rFonts w:ascii="Cambria Math" w:hAnsi="Cambria Math"/>
                    <w:color w:val="000000" w:themeColor="text1"/>
                  </w:rPr>
                  <m:t>2</m:t>
                </m:r>
              </m:sup>
            </m:sSup>
          </m:e>
        </m:nary>
      </m:oMath>
      <w:r w:rsidR="00347D54">
        <w:rPr>
          <w:color w:val="000000" w:themeColor="text1"/>
        </w:rPr>
        <w:t xml:space="preserve"> </w:t>
      </w:r>
      <w:r w:rsidR="00347D54">
        <w:rPr>
          <w:color w:val="000000" w:themeColor="text1"/>
        </w:rPr>
        <w:tab/>
      </w:r>
      <w:r w:rsidR="00347D54">
        <w:rPr>
          <w:color w:val="000000" w:themeColor="text1"/>
        </w:rPr>
        <w:tab/>
        <w:t>(2)</w:t>
      </w:r>
    </w:p>
    <w:p w14:paraId="3E95101D" w14:textId="77777777" w:rsidR="00347D54" w:rsidRDefault="00347D54" w:rsidP="00347D54">
      <w:pPr>
        <w:tabs>
          <w:tab w:val="center" w:pos="795"/>
          <w:tab w:val="center" w:pos="1481"/>
          <w:tab w:val="center" w:pos="1876"/>
          <w:tab w:val="center" w:pos="2332"/>
          <w:tab w:val="right" w:pos="9332"/>
        </w:tabs>
        <w:spacing w:after="1" w:line="259" w:lineRule="auto"/>
        <w:ind w:right="-17"/>
        <w:jc w:val="left"/>
      </w:pPr>
    </w:p>
    <w:p w14:paraId="2E204722" w14:textId="0E9414ED" w:rsidR="000F2716" w:rsidRDefault="0075054F" w:rsidP="00347D54">
      <w:pPr>
        <w:tabs>
          <w:tab w:val="center" w:pos="795"/>
          <w:tab w:val="center" w:pos="1481"/>
          <w:tab w:val="center" w:pos="1876"/>
          <w:tab w:val="center" w:pos="2332"/>
          <w:tab w:val="right" w:pos="9332"/>
        </w:tabs>
        <w:spacing w:after="1" w:line="259" w:lineRule="auto"/>
        <w:ind w:right="-17"/>
        <w:jc w:val="left"/>
      </w:pPr>
      <w:r>
        <w:t>To minimize the cost function, the gradient descent algorithm is the preferred method [</w:t>
      </w:r>
      <w:r>
        <w:rPr>
          <w:color w:val="2F4F4F"/>
        </w:rPr>
        <w:t>16</w:t>
      </w:r>
      <w:r>
        <w:t xml:space="preserve">], which is an iterative procedure used to find the local minimum/maximum. Considering the cost function as a function of the weight the algorithm can be written as shown in Equation </w:t>
      </w:r>
      <w:r>
        <w:rPr>
          <w:color w:val="2F4F4F"/>
        </w:rPr>
        <w:t>3</w:t>
      </w:r>
      <w:r>
        <w:t>.</w:t>
      </w:r>
    </w:p>
    <w:p w14:paraId="61F38157" w14:textId="77777777" w:rsidR="00347D54" w:rsidRDefault="00347D54" w:rsidP="00347D54">
      <w:pPr>
        <w:tabs>
          <w:tab w:val="center" w:pos="795"/>
          <w:tab w:val="center" w:pos="1481"/>
          <w:tab w:val="center" w:pos="1876"/>
          <w:tab w:val="center" w:pos="2332"/>
          <w:tab w:val="right" w:pos="9332"/>
        </w:tabs>
        <w:spacing w:after="1" w:line="259" w:lineRule="auto"/>
        <w:ind w:right="-17"/>
        <w:jc w:val="left"/>
      </w:pPr>
    </w:p>
    <w:p w14:paraId="6EAF3E55" w14:textId="1D839CD4" w:rsidR="00347D54" w:rsidRPr="00347D54" w:rsidRDefault="00AF2001" w:rsidP="00347D54">
      <w:pPr>
        <w:spacing w:after="0" w:line="276" w:lineRule="auto"/>
        <w:ind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β</m:t>
            </m:r>
          </m:e>
          <m:sub>
            <m:d>
              <m:dPr>
                <m:begChr m:val="{"/>
                <m:endChr m:val="}"/>
                <m:ctrlPr>
                  <w:rPr>
                    <w:rFonts w:ascii="Cambria Math" w:hAnsi="Cambria Math"/>
                    <w:color w:val="000000" w:themeColor="text1"/>
                  </w:rPr>
                </m:ctrlPr>
              </m:dPr>
              <m:e>
                <m:r>
                  <m:rPr>
                    <m:sty m:val="p"/>
                  </m:rPr>
                  <w:rPr>
                    <w:rFonts w:ascii="Cambria Math" w:hAnsi="Cambria Math"/>
                    <w:color w:val="000000" w:themeColor="text1"/>
                  </w:rPr>
                  <m:t>m</m:t>
                </m:r>
              </m:e>
            </m:d>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r>
          <m:rPr>
            <m:sty m:val="p"/>
          </m:rPr>
          <w:rPr>
            <w:rFonts w:ascii="Cambria Math" w:hAnsi="Cambria Math"/>
            <w:color w:val="000000" w:themeColor="text1"/>
          </w:rPr>
          <m:t>-</m:t>
        </m:r>
        <m:r>
          <w:rPr>
            <w:rFonts w:ascii="Cambria Math" w:hAnsi="Cambria Math"/>
            <w:color w:val="000000" w:themeColor="text1"/>
          </w:rPr>
          <m:t>η</m:t>
        </m:r>
        <m:f>
          <m:fPr>
            <m:ctrlPr>
              <w:rPr>
                <w:rFonts w:ascii="Cambria Math" w:hAnsi="Cambria Math"/>
                <w:color w:val="000000" w:themeColor="text1"/>
              </w:rPr>
            </m:ctrlPr>
          </m:fPr>
          <m:num>
            <m:r>
              <w:rPr>
                <w:rFonts w:ascii="Cambria Math" w:hAnsi="Cambria Math"/>
              </w:rPr>
              <m:t>∂</m:t>
            </m:r>
          </m:num>
          <m:den>
            <m:r>
              <w:rPr>
                <w:rFonts w:ascii="Cambria Math" w:hAnsi="Cambria Math"/>
              </w:rPr>
              <m:t>∂</m:t>
            </m:r>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m</m:t>
                </m:r>
              </m:sub>
            </m:sSub>
          </m:den>
        </m:f>
        <m:r>
          <w:rPr>
            <w:rFonts w:ascii="Cambria Math" w:hAnsi="Cambria Math"/>
            <w:color w:val="000000" w:themeColor="text1"/>
          </w:rPr>
          <m:t>J</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e>
        </m:d>
      </m:oMath>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t xml:space="preserve">          (3)</w:t>
      </w:r>
    </w:p>
    <w:p w14:paraId="051B57CA" w14:textId="6D710220" w:rsidR="00347D54" w:rsidRDefault="00347D54" w:rsidP="00347D54">
      <w:pPr>
        <w:spacing w:after="0" w:line="240" w:lineRule="auto"/>
        <w:ind w:firstLine="0"/>
      </w:pPr>
      <w:r>
        <w:t xml:space="preserve"> </w:t>
      </w:r>
    </w:p>
    <w:p w14:paraId="27559E06" w14:textId="6ADA8A23" w:rsidR="000F2716" w:rsidRDefault="0075054F" w:rsidP="00347D54">
      <w:pPr>
        <w:spacing w:after="0" w:line="276" w:lineRule="auto"/>
        <w:ind w:firstLine="0"/>
      </w:pPr>
      <w:r>
        <w:t xml:space="preserve">where </w:t>
      </w:r>
      <w:r>
        <w:rPr>
          <w:i/>
        </w:rPr>
        <w:t xml:space="preserve">𝜂 </w:t>
      </w:r>
      <w:r>
        <w:t>is known as the learning rate.</w:t>
      </w:r>
    </w:p>
    <w:p w14:paraId="5CF240B2" w14:textId="77777777" w:rsidR="00347D54" w:rsidRDefault="00347D54" w:rsidP="00347D54">
      <w:pPr>
        <w:spacing w:after="0" w:line="276" w:lineRule="auto"/>
        <w:ind w:firstLine="0"/>
      </w:pPr>
    </w:p>
    <w:p w14:paraId="1A9C0846" w14:textId="1B46F75E" w:rsidR="000F2716" w:rsidRDefault="0075054F" w:rsidP="00347D54">
      <w:pPr>
        <w:spacing w:line="276" w:lineRule="auto"/>
        <w:ind w:left="-15"/>
      </w:pPr>
      <w:r>
        <w:t xml:space="preserve">In most cases the relationship between the dependent and independent variables are not always linear. Special linear basis models, such as polynomial, </w:t>
      </w:r>
      <w:r w:rsidR="00602797">
        <w:t>sinusoidal,</w:t>
      </w:r>
      <w:r>
        <w:t xml:space="preserve"> and radial can be used to optimize the training results [</w:t>
      </w:r>
      <w:r>
        <w:rPr>
          <w:color w:val="2F4F4F"/>
        </w:rPr>
        <w:t>17</w:t>
      </w:r>
      <w:r>
        <w:t xml:space="preserve">]. For the current work a multiple linear progression model is utilized as a base model for comparison in Section </w:t>
      </w:r>
      <w:r>
        <w:rPr>
          <w:color w:val="2F4F4F"/>
        </w:rPr>
        <w:t>5.1</w:t>
      </w:r>
      <w:r>
        <w:t>.</w:t>
      </w:r>
    </w:p>
    <w:p w14:paraId="6EF632D4" w14:textId="77777777" w:rsidR="000F2716" w:rsidRDefault="0075054F">
      <w:pPr>
        <w:pStyle w:val="Heading2"/>
        <w:numPr>
          <w:ilvl w:val="0"/>
          <w:numId w:val="0"/>
        </w:numPr>
        <w:ind w:left="-5"/>
      </w:pPr>
      <w:r>
        <w:t>2.2. Multilayer perception networks</w:t>
      </w:r>
    </w:p>
    <w:p w14:paraId="2297F0B0" w14:textId="490F5EAF" w:rsidR="00347D54" w:rsidRDefault="0075054F" w:rsidP="00347D54">
      <w:pPr>
        <w:spacing w:after="0" w:line="276" w:lineRule="auto"/>
        <w:ind w:left="-15"/>
      </w:pPr>
      <w:r>
        <w:t>Artificial neural networks (ANN) are machine learning systems inspired by biological animal brains [</w:t>
      </w:r>
      <w:r>
        <w:rPr>
          <w:color w:val="2F4F4F"/>
        </w:rPr>
        <w:t>17</w:t>
      </w:r>
      <w:r>
        <w:t>]. There are many classifications of ANNs, with multilayer perception networks (MLP) being the standard representation [</w:t>
      </w:r>
      <w:r>
        <w:rPr>
          <w:color w:val="2F4F4F"/>
        </w:rPr>
        <w:t>18</w:t>
      </w:r>
      <w:r>
        <w:t>]. Typically</w:t>
      </w:r>
      <w:r w:rsidR="00347D54">
        <w:t>,</w:t>
      </w:r>
      <w:r>
        <w:t xml:space="preserve"> MLPs are adapted for supervised learning problems where the input variables are mapped to labelled </w:t>
      </w:r>
      <w:r w:rsidR="000A30B2">
        <w:t>o</w:t>
      </w:r>
      <w:r>
        <w:t>utput varia</w:t>
      </w:r>
      <w:r w:rsidR="000A30B2">
        <w:t>bles</w:t>
      </w:r>
      <w:r>
        <w:t>. The relationship between the input and output variables are learned by optimizing the weights (</w:t>
      </w:r>
      <m:oMath>
        <m:acc>
          <m:accPr>
            <m:chr m:val="̅"/>
            <m:ctrlPr>
              <w:rPr>
                <w:rFonts w:ascii="Cambria Math" w:hAnsi="Cambria Math"/>
                <w:i/>
              </w:rPr>
            </m:ctrlPr>
          </m:accPr>
          <m:e>
            <m:r>
              <w:rPr>
                <w:rFonts w:ascii="Cambria Math" w:hAnsi="Cambria Math"/>
              </w:rPr>
              <m:t>w</m:t>
            </m:r>
          </m:e>
        </m:acc>
      </m:oMath>
      <w:r>
        <w:t>) and biases (</w:t>
      </w:r>
      <m:oMath>
        <m:acc>
          <m:accPr>
            <m:chr m:val="̅"/>
            <m:ctrlPr>
              <w:rPr>
                <w:rFonts w:ascii="Cambria Math" w:hAnsi="Cambria Math"/>
                <w:i/>
              </w:rPr>
            </m:ctrlPr>
          </m:accPr>
          <m:e>
            <m:r>
              <w:rPr>
                <w:rFonts w:ascii="Cambria Math" w:hAnsi="Cambria Math"/>
              </w:rPr>
              <m:t>b</m:t>
            </m:r>
          </m:e>
        </m:acc>
      </m:oMath>
      <w:r>
        <w:t xml:space="preserve">) to minimize a selected cost function, which for most cases is the MSE given in equation </w:t>
      </w:r>
      <w:r>
        <w:rPr>
          <w:color w:val="2F4F4F"/>
        </w:rPr>
        <w:t>2</w:t>
      </w:r>
      <w:r>
        <w:t xml:space="preserve">. A standard MLP schematic is given in figure </w:t>
      </w:r>
      <w:ins w:id="180" w:author="Brad Rawlins" w:date="2022-03-08T11:46:00Z">
        <w:r w:rsidR="0051658B">
          <w:rPr>
            <w:color w:val="2F4F4F"/>
          </w:rPr>
          <w:t>3</w:t>
        </w:r>
      </w:ins>
      <w:del w:id="181" w:author="Brad Rawlins" w:date="2022-03-08T11:46:00Z">
        <w:r w:rsidDel="0051658B">
          <w:rPr>
            <w:color w:val="2F4F4F"/>
          </w:rPr>
          <w:delText>1</w:delText>
        </w:r>
      </w:del>
      <w:r>
        <w:t xml:space="preserve">, illustrating the common features of a MLP, that being the input, hidden and output layers. </w:t>
      </w:r>
    </w:p>
    <w:p w14:paraId="2B2EA496" w14:textId="77777777" w:rsidR="00347D54" w:rsidRDefault="00347D54" w:rsidP="00347D54">
      <w:pPr>
        <w:spacing w:after="0" w:line="276" w:lineRule="auto"/>
        <w:ind w:left="-15"/>
      </w:pPr>
    </w:p>
    <w:p w14:paraId="7608E134" w14:textId="73031249" w:rsidR="000F2716" w:rsidRDefault="000A30B2" w:rsidP="00347D54">
      <w:pPr>
        <w:spacing w:after="0" w:line="276" w:lineRule="auto"/>
        <w:ind w:left="-15"/>
        <w:rPr>
          <w:ins w:id="182" w:author="Brad Rawlins" w:date="2022-03-08T11:44:00Z"/>
        </w:rPr>
      </w:pPr>
      <w:r>
        <w:t>To calculate the output values (</w:t>
      </w:r>
      <w:r>
        <w:rPr>
          <w:rFonts w:ascii="Cambria Math" w:hAnsi="Cambria Math" w:cs="Cambria Math"/>
          <w:i/>
        </w:rPr>
        <w:t>𝑦</w:t>
      </w:r>
      <w:r>
        <w:rPr>
          <w:i/>
        </w:rPr>
        <w:t>̂</w:t>
      </w:r>
      <w:r>
        <w:rPr>
          <w:rFonts w:ascii="Cambria Math" w:hAnsi="Cambria Math" w:cs="Cambria Math"/>
          <w:i/>
          <w:sz w:val="15"/>
        </w:rPr>
        <w:t>𝑖</w:t>
      </w:r>
      <w:r>
        <w:t xml:space="preserve">) the forward propagation algorithm is utilized, which calculates the output for </w:t>
      </w:r>
      <w:r w:rsidR="0075054F">
        <w:t xml:space="preserve">each layer and moves sequentially through the network till an output is </w:t>
      </w:r>
      <w:r>
        <w:t>deter</w:t>
      </w:r>
      <w:r w:rsidR="0075054F">
        <w:t>mined. Each network layer output is calculated using two steps, the first bei</w:t>
      </w:r>
      <w:r>
        <w:t>n</w:t>
      </w:r>
      <w:r w:rsidR="0075054F">
        <w:t xml:space="preserve">g the calculation of the summed signal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oMath>
      <w:r>
        <w:t xml:space="preserve"> </w:t>
      </w:r>
      <w:r w:rsidR="0075054F">
        <w:t xml:space="preserve">and secondly the use of an activation function to generate the output signal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m:t>
            </m:r>
          </m:sub>
        </m:sSub>
      </m:oMath>
      <w:r w:rsidR="0075054F">
        <w:t xml:space="preserve">. Equation </w:t>
      </w:r>
      <w:r w:rsidR="0075054F">
        <w:rPr>
          <w:color w:val="2F4F4F"/>
        </w:rPr>
        <w:t xml:space="preserve">4 </w:t>
      </w:r>
      <w:r w:rsidR="0075054F">
        <w:t xml:space="preserve">highlights the first step, where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oMath>
      <w:r>
        <w:rPr>
          <w:sz w:val="15"/>
        </w:rPr>
        <w:t xml:space="preserve"> </w:t>
      </w:r>
      <w:r w:rsidR="0075054F">
        <w:t>is the output signal from the previous layer.</w:t>
      </w:r>
    </w:p>
    <w:p w14:paraId="57E17BC5" w14:textId="00561B26" w:rsidR="0051658B" w:rsidRDefault="0051658B" w:rsidP="00347D54">
      <w:pPr>
        <w:spacing w:after="0" w:line="276" w:lineRule="auto"/>
        <w:ind w:left="-15"/>
        <w:rPr>
          <w:ins w:id="183" w:author="Brad Rawlins" w:date="2022-03-08T11:44:00Z"/>
        </w:rPr>
      </w:pPr>
    </w:p>
    <w:p w14:paraId="025C2779" w14:textId="77777777" w:rsidR="0051658B" w:rsidRDefault="0051658B" w:rsidP="00347D54">
      <w:pPr>
        <w:spacing w:after="0" w:line="276" w:lineRule="auto"/>
        <w:ind w:left="-15"/>
      </w:pPr>
    </w:p>
    <w:p w14:paraId="4E68C130" w14:textId="77777777" w:rsidR="009E418B" w:rsidRDefault="009E418B" w:rsidP="00347D54">
      <w:pPr>
        <w:spacing w:after="0" w:line="276" w:lineRule="auto"/>
        <w:ind w:left="-15"/>
      </w:pPr>
    </w:p>
    <w:p w14:paraId="01A9F1A7" w14:textId="7555BC34" w:rsidR="000F2716" w:rsidRDefault="00AF2001" w:rsidP="009E418B">
      <w:pPr>
        <w:tabs>
          <w:tab w:val="center" w:pos="1241"/>
          <w:tab w:val="right" w:pos="9332"/>
        </w:tabs>
        <w:spacing w:after="1" w:line="259" w:lineRule="auto"/>
        <w:ind w:right="-15" w:firstLine="0"/>
        <w:jc w:val="left"/>
      </w:pP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m:oMath>
      <w:r w:rsidR="0075054F">
        <w:rPr>
          <w:i/>
          <w:sz w:val="15"/>
        </w:rPr>
        <w:tab/>
      </w:r>
      <w:r w:rsidR="0075054F">
        <w:t>(4)</w:t>
      </w:r>
    </w:p>
    <w:p w14:paraId="6381603C" w14:textId="78AE6B0A" w:rsidR="009E418B" w:rsidRDefault="009E418B" w:rsidP="009E418B">
      <w:pPr>
        <w:tabs>
          <w:tab w:val="center" w:pos="1241"/>
          <w:tab w:val="right" w:pos="9332"/>
        </w:tabs>
        <w:spacing w:after="1" w:line="259" w:lineRule="auto"/>
        <w:ind w:right="-15" w:firstLine="0"/>
        <w:jc w:val="left"/>
      </w:pPr>
    </w:p>
    <w:p w14:paraId="6FA83B4D" w14:textId="0382147B" w:rsidR="000F2716" w:rsidRDefault="009E418B" w:rsidP="009E418B">
      <w:pPr>
        <w:tabs>
          <w:tab w:val="center" w:pos="1241"/>
          <w:tab w:val="right" w:pos="9332"/>
        </w:tabs>
        <w:spacing w:after="1" w:line="276" w:lineRule="auto"/>
        <w:ind w:right="-17"/>
      </w:pPr>
      <w:r>
        <w:t xml:space="preserve">The result of the equation </w:t>
      </w:r>
      <w:r>
        <w:rPr>
          <w:color w:val="2F4F4F"/>
        </w:rPr>
        <w:t xml:space="preserve">4 </w:t>
      </w:r>
      <w:r>
        <w:t>is subsequently passed to an activation function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σ</m:t>
            </m:r>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r>
          <w:rPr>
            <w:rFonts w:ascii="Cambria Math" w:hAnsi="Cambria Math"/>
            <w:szCs w:val="32"/>
          </w:rPr>
          <m:t>)</m:t>
        </m:r>
      </m:oMath>
      <w:r>
        <w:t xml:space="preserve">). There are various </w:t>
      </w:r>
      <w:r w:rsidR="0075054F">
        <w:t xml:space="preserve">activation functions that can be utilized, such as linear, ReLu, Elu, and the </w:t>
      </w:r>
      <w:r>
        <w:t>hyperbolic tangent</w:t>
      </w:r>
      <w:ins w:id="184" w:author="Brad Rawlins" w:date="2022-03-08T11:44:00Z">
        <w:r w:rsidR="0051658B">
          <w:t xml:space="preserve"> </w:t>
        </w:r>
      </w:ins>
      <w:r w:rsidR="0075054F">
        <w:t>[</w:t>
      </w:r>
      <w:r w:rsidR="0075054F">
        <w:rPr>
          <w:color w:val="2F4F4F"/>
        </w:rPr>
        <w:t>18</w:t>
      </w:r>
      <w:r w:rsidR="0075054F">
        <w:t>], with the final</w:t>
      </w:r>
      <w:r>
        <w:t xml:space="preserve"> </w:t>
      </w:r>
      <w:r w:rsidR="0075054F">
        <w:t xml:space="preserve">layer activation function usually being linear for regression models. The current work makes use of ReLu and linear activation functions for the hidden layers. The ReLu and linear activation functions are shown in Equation </w:t>
      </w:r>
      <w:r w:rsidR="0075054F">
        <w:rPr>
          <w:color w:val="2F4F4F"/>
        </w:rPr>
        <w:t>5</w:t>
      </w:r>
      <w:r w:rsidR="0075054F">
        <w:t>.</w:t>
      </w:r>
    </w:p>
    <w:p w14:paraId="7BA06ABC" w14:textId="7C6B2D0B" w:rsidR="000F2716" w:rsidRDefault="009E418B">
      <w:pPr>
        <w:spacing w:after="32" w:line="259" w:lineRule="auto"/>
        <w:ind w:left="1835" w:hanging="10"/>
        <w:jc w:val="left"/>
      </w:pPr>
      <w:r>
        <w:rPr>
          <w:noProof/>
        </w:rPr>
        <w:drawing>
          <wp:anchor distT="0" distB="0" distL="114300" distR="114300" simplePos="0" relativeHeight="251660288" behindDoc="0" locked="0" layoutInCell="1" allowOverlap="0" wp14:anchorId="7D9B0BB2" wp14:editId="7C9E437A">
            <wp:simplePos x="0" y="0"/>
            <wp:positionH relativeFrom="margin">
              <wp:posOffset>1547495</wp:posOffset>
            </wp:positionH>
            <wp:positionV relativeFrom="paragraph">
              <wp:posOffset>226060</wp:posOffset>
            </wp:positionV>
            <wp:extent cx="2614353" cy="2535382"/>
            <wp:effectExtent l="0" t="0" r="0" b="0"/>
            <wp:wrapTopAndBottom/>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11"/>
                    <a:stretch>
                      <a:fillRect/>
                    </a:stretch>
                  </pic:blipFill>
                  <pic:spPr>
                    <a:xfrm>
                      <a:off x="0" y="0"/>
                      <a:ext cx="2614353" cy="2535382"/>
                    </a:xfrm>
                    <a:prstGeom prst="rect">
                      <a:avLst/>
                    </a:prstGeom>
                  </pic:spPr>
                </pic:pic>
              </a:graphicData>
            </a:graphic>
          </wp:anchor>
        </w:drawing>
      </w:r>
    </w:p>
    <w:p w14:paraId="6F145F6D" w14:textId="77777777" w:rsidR="009E418B" w:rsidRDefault="009E418B" w:rsidP="009E418B">
      <w:pPr>
        <w:tabs>
          <w:tab w:val="center" w:pos="2226"/>
          <w:tab w:val="center" w:pos="2731"/>
          <w:tab w:val="center" w:pos="3110"/>
          <w:tab w:val="center" w:pos="3465"/>
          <w:tab w:val="center" w:pos="3962"/>
        </w:tabs>
        <w:spacing w:after="0" w:line="265" w:lineRule="auto"/>
        <w:ind w:firstLine="0"/>
        <w:jc w:val="center"/>
        <w:rPr>
          <w:sz w:val="18"/>
        </w:rPr>
      </w:pPr>
    </w:p>
    <w:p w14:paraId="453C0148" w14:textId="6DB03477" w:rsidR="000F2716" w:rsidRDefault="009E418B" w:rsidP="009E418B">
      <w:pPr>
        <w:tabs>
          <w:tab w:val="center" w:pos="2226"/>
          <w:tab w:val="center" w:pos="2731"/>
          <w:tab w:val="center" w:pos="3110"/>
          <w:tab w:val="center" w:pos="3465"/>
          <w:tab w:val="center" w:pos="3962"/>
        </w:tabs>
        <w:spacing w:after="0" w:line="265" w:lineRule="auto"/>
        <w:ind w:firstLine="0"/>
        <w:jc w:val="center"/>
      </w:pPr>
      <w:r>
        <w:rPr>
          <w:sz w:val="18"/>
        </w:rPr>
        <w:t xml:space="preserve">Figure </w:t>
      </w:r>
      <w:ins w:id="185" w:author="Brad Rawlins" w:date="2022-03-08T11:46:00Z">
        <w:r w:rsidR="0051658B">
          <w:rPr>
            <w:sz w:val="18"/>
          </w:rPr>
          <w:t>3</w:t>
        </w:r>
      </w:ins>
      <w:del w:id="186" w:author="Brad Rawlins" w:date="2022-03-08T11:46:00Z">
        <w:r w:rsidDel="0051658B">
          <w:rPr>
            <w:sz w:val="18"/>
          </w:rPr>
          <w:delText>1</w:delText>
        </w:r>
      </w:del>
      <w:r>
        <w:rPr>
          <w:sz w:val="18"/>
        </w:rPr>
        <w:t>: Traditional MLP schematic</w:t>
      </w:r>
    </w:p>
    <w:p w14:paraId="765C3E0E" w14:textId="77777777" w:rsidR="009E418B" w:rsidRDefault="009E418B" w:rsidP="009E418B">
      <w:pPr>
        <w:tabs>
          <w:tab w:val="center" w:pos="2226"/>
          <w:tab w:val="center" w:pos="2731"/>
          <w:tab w:val="center" w:pos="3110"/>
          <w:tab w:val="center" w:pos="3465"/>
          <w:tab w:val="center" w:pos="3962"/>
        </w:tabs>
        <w:spacing w:after="0" w:line="265" w:lineRule="auto"/>
        <w:ind w:firstLine="0"/>
        <w:jc w:val="left"/>
      </w:pPr>
    </w:p>
    <w:p w14:paraId="21DB241A" w14:textId="77777777" w:rsidR="009E418B" w:rsidRDefault="009E418B">
      <w:pPr>
        <w:spacing w:after="187"/>
        <w:ind w:left="-15"/>
      </w:pPr>
    </w:p>
    <w:p w14:paraId="2292BE16" w14:textId="71348C56" w:rsidR="009E418B" w:rsidRPr="009224B5" w:rsidRDefault="00AF2001" w:rsidP="009224B5">
      <w:pPr>
        <w:spacing w:after="187"/>
        <w:ind w:left="-15"/>
        <w:jc w:val="lef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ReLu</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 xml:space="preserve">={ </m:t>
        </m:r>
        <m:m>
          <m:mPr>
            <m:mcs>
              <m:mc>
                <m:mcPr>
                  <m:count m:val="2"/>
                  <m:mcJc m:val="center"/>
                </m:mcPr>
              </m:mc>
            </m:mcs>
            <m:ctrlPr>
              <w:rPr>
                <w:rFonts w:ascii="Cambria Math" w:hAnsi="Cambria Math"/>
                <w:i/>
              </w:rPr>
            </m:ctrlPr>
          </m:mPr>
          <m:mr>
            <m:e>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m:e>
            <m:e>
              <m:r>
                <w:rPr>
                  <w:rFonts w:ascii="Cambria Math" w:hAnsi="Cambria Math"/>
                </w:rPr>
                <m:t xml:space="preserve">if </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&gt;0</m:t>
              </m:r>
            </m:e>
          </m:mr>
          <m:mr>
            <m:e>
              <m:r>
                <w:rPr>
                  <w:rFonts w:ascii="Cambria Math" w:hAnsi="Cambria Math"/>
                </w:rPr>
                <m:t>0</m:t>
              </m:r>
            </m:e>
            <m:e>
              <m:r>
                <w:rPr>
                  <w:rFonts w:ascii="Cambria Math" w:hAnsi="Cambria Math"/>
                </w:rPr>
                <m:t xml:space="preserve">if </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&lt;0</m:t>
              </m:r>
            </m:e>
          </m:mr>
        </m:m>
      </m:oMath>
      <w:r w:rsidR="009224B5">
        <w:tab/>
      </w:r>
      <w:r w:rsidR="009224B5">
        <w:tab/>
      </w:r>
      <w:r w:rsidR="009224B5">
        <w:tab/>
      </w:r>
      <w:r w:rsidR="009224B5">
        <w:tab/>
      </w:r>
      <w:r w:rsidR="009224B5">
        <w:tab/>
      </w:r>
      <w:r w:rsidR="009224B5">
        <w:tab/>
      </w:r>
      <w:r w:rsidR="009224B5">
        <w:tab/>
        <w:t>(5)</w:t>
      </w:r>
    </w:p>
    <w:p w14:paraId="2469C67F" w14:textId="07F8C285" w:rsidR="009E418B" w:rsidRPr="009224B5" w:rsidRDefault="00AF2001">
      <w:pPr>
        <w:spacing w:after="187"/>
        <w:ind w:left="-15"/>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ReLu</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m:oMath>
      <w:r w:rsidR="009224B5">
        <w:rPr>
          <w:szCs w:val="32"/>
        </w:rPr>
        <w:tab/>
      </w:r>
    </w:p>
    <w:p w14:paraId="76CEFCE5" w14:textId="77777777" w:rsidR="009224B5" w:rsidRDefault="009224B5">
      <w:pPr>
        <w:spacing w:after="187"/>
        <w:ind w:left="-15"/>
      </w:pPr>
    </w:p>
    <w:p w14:paraId="1E77B6B7" w14:textId="2462F5F2" w:rsidR="009224B5" w:rsidDel="0051658B" w:rsidRDefault="009224B5">
      <w:pPr>
        <w:spacing w:after="187"/>
        <w:ind w:left="-15"/>
        <w:rPr>
          <w:del w:id="187" w:author="Brad Rawlins" w:date="2022-03-08T11:44:00Z"/>
        </w:rPr>
      </w:pPr>
    </w:p>
    <w:p w14:paraId="5AE97E6C" w14:textId="7DC8E149" w:rsidR="000F2716" w:rsidRDefault="0075054F">
      <w:pPr>
        <w:spacing w:after="187"/>
        <w:ind w:left="-15"/>
      </w:pPr>
      <w:r>
        <w:t xml:space="preserve">When the forward propagation step is complete, the network weights and biases can be updated to minimize the cost function (refer to Equation </w:t>
      </w:r>
      <w:r>
        <w:rPr>
          <w:color w:val="2F4F4F"/>
        </w:rPr>
        <w:t>2</w:t>
      </w:r>
      <w:r>
        <w:t>) using the backward propagation method [</w:t>
      </w:r>
      <w:r>
        <w:rPr>
          <w:color w:val="2F4F4F"/>
        </w:rPr>
        <w:t>19</w:t>
      </w:r>
      <w:r>
        <w:t>]. The methodology calculates the gradient of the cost function with respect to the weights and biases for each layer. Once the gradients have been calculated the weights and biases are updated using the gradient descent algorithm. The current work makes use of the Adam [</w:t>
      </w:r>
      <w:r>
        <w:rPr>
          <w:color w:val="2F4F4F"/>
        </w:rPr>
        <w:t>18</w:t>
      </w:r>
      <w:r>
        <w:t xml:space="preserve">] alternative to the gradient descent algorithm and is illustrated in Equation </w:t>
      </w:r>
      <w:r>
        <w:rPr>
          <w:color w:val="2F4F4F"/>
        </w:rPr>
        <w:t>6</w:t>
      </w:r>
      <w:r>
        <w:t>. Forward- and backward-propagation algorithms would be iteratively conducted until the cost function is reduced to below a desired threshold.</w:t>
      </w:r>
    </w:p>
    <w:p w14:paraId="4AA3DCC9" w14:textId="77777777" w:rsidR="000F2716" w:rsidRDefault="0075054F">
      <w:pPr>
        <w:spacing w:after="173" w:line="259" w:lineRule="auto"/>
        <w:ind w:firstLine="0"/>
        <w:jc w:val="left"/>
      </w:pPr>
      <w:r>
        <w:rPr>
          <w:b/>
        </w:rPr>
        <w:t>Algorithm 1.</w:t>
      </w:r>
    </w:p>
    <w:p w14:paraId="08190AE2" w14:textId="7A975B83" w:rsidR="009224B5" w:rsidRPr="009224B5" w:rsidRDefault="00AF2001" w:rsidP="009224B5">
      <w:pPr>
        <w:spacing w:after="3" w:line="265" w:lineRule="auto"/>
        <w:jc w:val="left"/>
      </w:pPr>
      <m:oMath>
        <m:acc>
          <m:accPr>
            <m:chr m:val="̅"/>
            <m:ctrlPr>
              <w:rPr>
                <w:rFonts w:ascii="Cambria Math" w:hAnsi="Cambria Math"/>
                <w:i/>
              </w:rPr>
            </m:ctrlPr>
          </m:accPr>
          <m:e>
            <m:r>
              <w:rPr>
                <w:rFonts w:ascii="Cambria Math" w:hAnsi="Cambria Math"/>
              </w:rPr>
              <m:t>m</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acc>
          <m:accPr>
            <m:chr m:val="̅"/>
            <m:ctrlPr>
              <w:rPr>
                <w:rFonts w:ascii="Cambria Math" w:hAnsi="Cambria Math"/>
                <w:i/>
              </w:rPr>
            </m:ctrlPr>
          </m:accPr>
          <m:e>
            <m:r>
              <w:rPr>
                <w:rFonts w:ascii="Cambria Math" w:hAnsi="Cambria Math"/>
              </w:rPr>
              <m:t>m</m:t>
            </m:r>
          </m:e>
        </m:acc>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oMath>
      <w:r w:rsidR="009224B5">
        <w:tab/>
      </w:r>
    </w:p>
    <w:p w14:paraId="15A39B73" w14:textId="332DAECA" w:rsidR="009224B5" w:rsidRPr="009224B5" w:rsidRDefault="00AF2001" w:rsidP="009224B5">
      <w:pPr>
        <w:spacing w:after="3" w:line="265" w:lineRule="auto"/>
        <w:jc w:val="left"/>
      </w:pPr>
      <m:oMath>
        <m:acc>
          <m:accPr>
            <m:chr m:val="̅"/>
            <m:ctrlPr>
              <w:rPr>
                <w:rFonts w:ascii="Cambria Math" w:hAnsi="Cambria Math"/>
                <w:i/>
              </w:rPr>
            </m:ctrlPr>
          </m:accPr>
          <m:e>
            <m:r>
              <w:rPr>
                <w:rFonts w:ascii="Cambria Math" w:hAnsi="Cambria Math"/>
              </w:rPr>
              <m:t>s</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acc>
          <m:accPr>
            <m:chr m:val="̅"/>
            <m:ctrlPr>
              <w:rPr>
                <w:rFonts w:ascii="Cambria Math" w:hAnsi="Cambria Math"/>
                <w:i/>
              </w:rPr>
            </m:ctrlPr>
          </m:accPr>
          <m:e>
            <m:r>
              <w:rPr>
                <w:rFonts w:ascii="Cambria Math" w:hAnsi="Cambria Math"/>
              </w:rPr>
              <m:t>s</m:t>
            </m:r>
          </m:e>
        </m:acc>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oMath>
      <w:r w:rsidR="009224B5">
        <w:tab/>
      </w:r>
    </w:p>
    <w:p w14:paraId="4316C057" w14:textId="647337B9" w:rsidR="009224B5" w:rsidRPr="009224B5" w:rsidRDefault="00AF2001" w:rsidP="009224B5">
      <w:pPr>
        <w:spacing w:after="3" w:line="265" w:lineRule="auto"/>
        <w:jc w:val="left"/>
      </w:pPr>
      <m:oMath>
        <m:acc>
          <m:accPr>
            <m:chr m:val="̅"/>
            <m:ctrlPr>
              <w:rPr>
                <w:rFonts w:ascii="Cambria Math" w:hAnsi="Cambria Math"/>
                <w:i/>
              </w:rPr>
            </m:ctrlPr>
          </m:accPr>
          <m:e>
            <m:r>
              <w:rPr>
                <w:rFonts w:ascii="Cambria Math" w:hAnsi="Cambria Math"/>
              </w:rPr>
              <m:t>m</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m</m:t>
                </m:r>
              </m:e>
            </m:acc>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den>
        </m:f>
      </m:oMath>
      <w:r w:rsidR="009224B5">
        <w:tab/>
      </w:r>
      <w:r w:rsidR="009224B5">
        <w:tab/>
      </w:r>
      <w:r w:rsidR="009224B5">
        <w:tab/>
      </w:r>
      <w:r w:rsidR="009224B5">
        <w:tab/>
      </w:r>
      <w:r w:rsidR="009224B5">
        <w:tab/>
      </w:r>
      <w:r w:rsidR="009224B5">
        <w:tab/>
      </w:r>
      <w:r w:rsidR="009224B5">
        <w:tab/>
      </w:r>
      <w:r w:rsidR="009224B5">
        <w:tab/>
      </w:r>
      <w:r w:rsidR="009224B5">
        <w:tab/>
      </w:r>
      <w:r w:rsidR="009224B5">
        <w:tab/>
      </w:r>
      <w:r w:rsidR="009224B5">
        <w:tab/>
        <w:t xml:space="preserve">          (6)</w:t>
      </w:r>
    </w:p>
    <w:p w14:paraId="7F3C0EF3" w14:textId="1B9EB285" w:rsidR="009224B5" w:rsidRPr="009224B5" w:rsidRDefault="009224B5" w:rsidP="009224B5">
      <w:pPr>
        <w:spacing w:after="3" w:line="265" w:lineRule="auto"/>
        <w:jc w:val="left"/>
      </w:pPr>
      <m:oMath>
        <m:r>
          <w:rPr>
            <w:rFonts w:ascii="Cambria Math" w:hAnsi="Cambria Math"/>
          </w:rPr>
          <m:t>s←</m:t>
        </m:r>
        <m:f>
          <m:fPr>
            <m:ctrlPr>
              <w:rPr>
                <w:rFonts w:ascii="Cambria Math" w:hAnsi="Cambria Math"/>
                <w:i/>
              </w:rPr>
            </m:ctrlPr>
          </m:fPr>
          <m:num>
            <m:r>
              <w:rPr>
                <w:rFonts w:ascii="Cambria Math" w:hAnsi="Cambria Math"/>
              </w:rPr>
              <m:t>s</m:t>
            </m:r>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den>
        </m:f>
      </m:oMath>
      <w:r>
        <w:tab/>
      </w:r>
    </w:p>
    <w:p w14:paraId="0947FC8F" w14:textId="32334A98" w:rsidR="009224B5" w:rsidRPr="009224B5" w:rsidRDefault="00AF2001" w:rsidP="009224B5">
      <w:pPr>
        <w:spacing w:after="3" w:line="265" w:lineRule="auto"/>
        <w:jc w:val="left"/>
      </w:pPr>
      <m:oMath>
        <m:acc>
          <m:accPr>
            <m:chr m:val="̅"/>
            <m:ctrlPr>
              <w:rPr>
                <w:rFonts w:ascii="Cambria Math" w:hAnsi="Cambria Math"/>
                <w:i/>
              </w:rPr>
            </m:ctrlPr>
          </m:accPr>
          <m:e>
            <m:r>
              <w:rPr>
                <w:rFonts w:ascii="Cambria Math" w:hAnsi="Cambria Math"/>
              </w:rPr>
              <m:t>θ</m:t>
            </m:r>
          </m:e>
        </m:acc>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-η</m:t>
        </m:r>
        <m:acc>
          <m:accPr>
            <m:chr m:val="̅"/>
            <m:ctrlPr>
              <w:rPr>
                <w:rFonts w:ascii="Cambria Math" w:hAnsi="Cambria Math"/>
                <w:i/>
              </w:rPr>
            </m:ctrlPr>
          </m:accPr>
          <m:e>
            <m:r>
              <w:rPr>
                <w:rFonts w:ascii="Cambria Math" w:hAnsi="Cambria Math"/>
              </w:rPr>
              <m:t>m</m:t>
            </m:r>
          </m:e>
        </m:acc>
        <m:r>
          <w:rPr>
            <w:rFonts w:ascii="Cambria Math" w:hAnsi="Cambria Math"/>
          </w:rPr>
          <m:t>⊗</m:t>
        </m:r>
        <m:sSup>
          <m:sSupPr>
            <m:ctrlPr>
              <w:rPr>
                <w:rFonts w:ascii="Cambria Math" w:hAnsi="Cambria Math"/>
                <w:i/>
              </w:rPr>
            </m:ctrlPr>
          </m:sSupPr>
          <m:e>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s</m:t>
                    </m:r>
                  </m:e>
                </m:acc>
                <m:r>
                  <w:rPr>
                    <w:rFonts w:ascii="Cambria Math" w:hAnsi="Cambria Math"/>
                  </w:rPr>
                  <m:t>+ϵ</m:t>
                </m:r>
              </m:e>
            </m:rad>
            <m:r>
              <w:rPr>
                <w:rFonts w:ascii="Cambria Math" w:hAnsi="Cambria Math"/>
              </w:rPr>
              <m:t>)</m:t>
            </m:r>
          </m:e>
          <m:sup>
            <m:r>
              <w:rPr>
                <w:rFonts w:ascii="Cambria Math" w:hAnsi="Cambria Math"/>
              </w:rPr>
              <m:t>-1</m:t>
            </m:r>
          </m:sup>
        </m:sSup>
      </m:oMath>
      <w:r w:rsidR="009224B5">
        <w:tab/>
      </w:r>
    </w:p>
    <w:p w14:paraId="7EB78BB9" w14:textId="77777777" w:rsidR="009224B5" w:rsidRDefault="009224B5" w:rsidP="009224B5">
      <w:pPr>
        <w:spacing w:after="3" w:line="265" w:lineRule="auto"/>
        <w:jc w:val="left"/>
      </w:pPr>
    </w:p>
    <w:p w14:paraId="693AF6BC" w14:textId="1881EA3D" w:rsidR="000F2716" w:rsidRDefault="0075054F" w:rsidP="00082099">
      <w:pPr>
        <w:spacing w:line="276" w:lineRule="auto"/>
        <w:ind w:left="-15"/>
      </w:pPr>
      <w:r>
        <w:t xml:space="preserve">The variable </w:t>
      </w:r>
      <m:oMath>
        <m:acc>
          <m:accPr>
            <m:chr m:val="̅"/>
            <m:ctrlPr>
              <w:rPr>
                <w:rFonts w:ascii="Cambria Math" w:hAnsi="Cambria Math"/>
                <w:i/>
              </w:rPr>
            </m:ctrlPr>
          </m:accPr>
          <m:e>
            <m:r>
              <w:rPr>
                <w:rFonts w:ascii="Cambria Math" w:hAnsi="Cambria Math"/>
              </w:rPr>
              <m:t>θ</m:t>
            </m:r>
          </m:e>
        </m:acc>
      </m:oMath>
      <w:r>
        <w:t xml:space="preserve">, of Equation </w:t>
      </w:r>
      <w:r>
        <w:rPr>
          <w:color w:val="2F4F4F"/>
        </w:rPr>
        <w:t>6</w:t>
      </w:r>
      <w:r>
        <w:t>, represents the model parameters weights and biases for each layer. Scaling (</w:t>
      </w:r>
      <m:oMath>
        <m:acc>
          <m:accPr>
            <m:chr m:val="̅"/>
            <m:ctrlPr>
              <w:rPr>
                <w:rFonts w:ascii="Cambria Math" w:hAnsi="Cambria Math"/>
                <w:i/>
              </w:rPr>
            </m:ctrlPr>
          </m:accPr>
          <m:e>
            <m:r>
              <w:rPr>
                <w:rFonts w:ascii="Cambria Math" w:hAnsi="Cambria Math"/>
              </w:rPr>
              <m:t>s</m:t>
            </m:r>
          </m:e>
        </m:acc>
      </m:oMath>
      <w:r>
        <w:t xml:space="preserve">) and </w:t>
      </w:r>
      <w:r w:rsidR="00082099">
        <w:t xml:space="preserve">the </w:t>
      </w:r>
      <w:r w:rsidRPr="00082099">
        <w:rPr>
          <w:iCs/>
        </w:rPr>
        <w:t>momentum</w:t>
      </w:r>
      <w:r w:rsidR="00082099">
        <w:rPr>
          <w:iCs/>
        </w:rPr>
        <w:t xml:space="preserve"> (</w:t>
      </w:r>
      <m:oMath>
        <m:acc>
          <m:accPr>
            <m:chr m:val="̅"/>
            <m:ctrlPr>
              <w:rPr>
                <w:rFonts w:ascii="Cambria Math" w:hAnsi="Cambria Math"/>
                <w:i/>
                <w:iCs/>
              </w:rPr>
            </m:ctrlPr>
          </m:accPr>
          <m:e>
            <m:r>
              <w:rPr>
                <w:rFonts w:ascii="Cambria Math" w:hAnsi="Cambria Math"/>
              </w:rPr>
              <m:t>m</m:t>
            </m:r>
          </m:e>
        </m:acc>
      </m:oMath>
      <w:r w:rsidR="00082099">
        <w:rPr>
          <w:iCs/>
        </w:rPr>
        <w:t xml:space="preserve">) </w:t>
      </w:r>
      <w:r w:rsidRPr="00082099">
        <w:rPr>
          <w:iCs/>
        </w:rPr>
        <w:t>matrices</w:t>
      </w:r>
      <w:r>
        <w:t xml:space="preserve"> are initialized to zero when beginning the training phase,</w:t>
      </w:r>
      <w:r>
        <w:rPr>
          <w:i/>
        </w:rPr>
        <w:t xml:space="preserve"> </w:t>
      </w:r>
      <w:r w:rsidR="00105112">
        <w:rPr>
          <w:i/>
        </w:rPr>
        <w:t>t</w:t>
      </w:r>
      <w:r>
        <w:rPr>
          <w:i/>
        </w:rPr>
        <w:t xml:space="preserve"> </w:t>
      </w:r>
      <w:r>
        <w:t>is the iterative counter,</w:t>
      </w:r>
      <w:r>
        <w:rPr>
          <w:i/>
        </w:rPr>
        <w:t xml:space="preserve"> </w:t>
      </w:r>
      <w:r w:rsidR="00105112">
        <w:rPr>
          <w:iCs/>
        </w:rPr>
        <w:t xml:space="preserve">while </w:t>
      </w:r>
      <m:oMath>
        <m:sSub>
          <m:sSubPr>
            <m:ctrlPr>
              <w:rPr>
                <w:rFonts w:ascii="Cambria Math" w:hAnsi="Cambria Math"/>
                <w:i/>
                <w:iCs/>
              </w:rPr>
            </m:ctrlPr>
          </m:sSubPr>
          <m:e>
            <m:r>
              <w:rPr>
                <w:rFonts w:ascii="Cambria Math" w:hAnsi="Cambria Math"/>
              </w:rPr>
              <m:t>β</m:t>
            </m:r>
          </m:e>
          <m:sub>
            <m:r>
              <w:rPr>
                <w:rFonts w:ascii="Cambria Math" w:hAnsi="Cambria Math"/>
              </w:rPr>
              <m:t>1</m:t>
            </m:r>
          </m:sub>
        </m:sSub>
      </m:oMath>
      <w:r>
        <w:rPr>
          <w:sz w:val="15"/>
        </w:rPr>
        <w:t xml:space="preserve"> </w:t>
      </w:r>
      <w:r>
        <w:t xml:space="preserve">and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Pr>
          <w:vertAlign w:val="subscript"/>
        </w:rPr>
        <w:t xml:space="preserve"> </w:t>
      </w:r>
      <w:r>
        <w:t xml:space="preserve">are the momentum and scaling decay hyper-parameters set to values of 0.9 and 0.999 respectively. Lastly </w:t>
      </w:r>
      <w:r>
        <w:rPr>
          <w:i/>
        </w:rPr>
        <w:t xml:space="preserve">𝜖 </w:t>
      </w:r>
      <w:r>
        <w:t>is a smoothing term set to a value of 10</w:t>
      </w:r>
      <w:r>
        <w:rPr>
          <w:vertAlign w:val="superscript"/>
        </w:rPr>
        <w:t>−8</w:t>
      </w:r>
      <w:r>
        <w:t>.</w:t>
      </w:r>
    </w:p>
    <w:p w14:paraId="1618717A" w14:textId="77777777" w:rsidR="000F2716" w:rsidRDefault="0075054F">
      <w:pPr>
        <w:pStyle w:val="Heading2"/>
        <w:numPr>
          <w:ilvl w:val="0"/>
          <w:numId w:val="0"/>
        </w:numPr>
        <w:ind w:left="-5"/>
      </w:pPr>
      <w:r>
        <w:t>2.3. Mixture density networks (MDNs)</w:t>
      </w:r>
    </w:p>
    <w:p w14:paraId="42C60D5E" w14:textId="51C4201D" w:rsidR="000F2716" w:rsidRDefault="0075054F">
      <w:pPr>
        <w:spacing w:after="0"/>
        <w:ind w:left="-15"/>
      </w:pPr>
      <w:r>
        <w:t xml:space="preserve">Mixture density networks are fundamentally built from two components, that being an ANN and a mixture model, this allows for multi-modal predictions. The ANN can be a standard </w:t>
      </w:r>
      <w:r w:rsidR="00105112">
        <w:t>feed forward</w:t>
      </w:r>
      <w:r>
        <w:t xml:space="preserve"> MLP or a recurrent neural network (RNN), with RNNs being</w:t>
      </w:r>
      <w:r w:rsidR="00105112">
        <w:t xml:space="preserve"> namely</w:t>
      </w:r>
      <w:r>
        <w:t xml:space="preserve"> used in dynamic applications with at least one feedback loop [</w:t>
      </w:r>
      <w:r>
        <w:rPr>
          <w:color w:val="2F4F4F"/>
        </w:rPr>
        <w:t>20</w:t>
      </w:r>
      <w:r>
        <w:t xml:space="preserve">]. </w:t>
      </w:r>
    </w:p>
    <w:p w14:paraId="6C10E7CD" w14:textId="5F99998F" w:rsidR="00105112" w:rsidRDefault="00105112">
      <w:pPr>
        <w:spacing w:after="0"/>
        <w:ind w:left="-15"/>
      </w:pPr>
    </w:p>
    <w:p w14:paraId="4BB4C472" w14:textId="5F3B790B" w:rsidR="00B70D1F" w:rsidRDefault="00105112" w:rsidP="00B70D1F">
      <w:pPr>
        <w:spacing w:after="0"/>
        <w:ind w:left="-15"/>
      </w:pPr>
      <w:r>
        <w:t>MDNs are used to predict the parameters of a probability distribution (</w:t>
      </w:r>
      <m:oMath>
        <m:r>
          <w:rPr>
            <w:rFonts w:ascii="Cambria Math" w:hAnsi="Cambria Math"/>
          </w:rPr>
          <m:t>P(</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oMath>
      <w:r>
        <w:t>) allowing for non-Gaussian distributions to be modelled</w:t>
      </w:r>
      <w:r w:rsidR="0075054F">
        <w:t>, thus making MDNs a probabilistic machine learning framework. MDNs</w:t>
      </w:r>
      <w:r>
        <w:t xml:space="preserve"> estimate the</w:t>
      </w:r>
      <w:r w:rsidR="0075054F">
        <w:t xml:space="preserve"> conditional probability distribution as a mixture of Gaussian</w:t>
      </w:r>
      <w:r>
        <w:t xml:space="preserve"> di</w:t>
      </w:r>
      <w:r w:rsidR="0075054F">
        <w:t>stributions where the mixing coefficients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π</m:t>
                </m:r>
              </m:e>
            </m:acc>
          </m:e>
          <m:sub>
            <m:r>
              <w:rPr>
                <w:rFonts w:ascii="Cambria Math" w:hAnsi="Cambria Math"/>
              </w:rPr>
              <m:t>k</m:t>
            </m:r>
          </m:sub>
        </m:sSub>
      </m:oMath>
      <w:r w:rsidR="0075054F">
        <w:t>) and component densities are flexible functions of the input data (</w:t>
      </w:r>
      <m:oMath>
        <m:acc>
          <m:accPr>
            <m:chr m:val="̅"/>
            <m:ctrlPr>
              <w:rPr>
                <w:rFonts w:ascii="Cambria Math" w:hAnsi="Cambria Math"/>
                <w:i/>
              </w:rPr>
            </m:ctrlPr>
          </m:accPr>
          <m:e>
            <m:r>
              <w:rPr>
                <w:rFonts w:ascii="Cambria Math" w:hAnsi="Cambria Math"/>
              </w:rPr>
              <m:t>X</m:t>
            </m:r>
          </m:e>
        </m:acc>
      </m:oMath>
      <w:r w:rsidR="0075054F">
        <w:t xml:space="preserve">). Equation </w:t>
      </w:r>
      <w:r w:rsidR="0075054F">
        <w:rPr>
          <w:color w:val="2F4F4F"/>
        </w:rPr>
        <w:t xml:space="preserve">7 </w:t>
      </w:r>
      <w:r w:rsidR="0075054F">
        <w:t>illustrates the conditional probability function.</w:t>
      </w:r>
    </w:p>
    <w:p w14:paraId="079F96DB" w14:textId="77777777" w:rsidR="00B70D1F" w:rsidRDefault="00B70D1F" w:rsidP="00B70D1F">
      <w:pPr>
        <w:spacing w:after="0"/>
        <w:ind w:left="-15"/>
      </w:pPr>
    </w:p>
    <w:p w14:paraId="3E577107" w14:textId="0A7E9ACF" w:rsidR="00B70D1F" w:rsidRDefault="00B70D1F" w:rsidP="00B70D1F">
      <w:pPr>
        <w:spacing w:after="0"/>
        <w:ind w:left="-15"/>
        <w:rPr>
          <w:color w:val="000000" w:themeColor="text1"/>
        </w:rPr>
      </w:pP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e>
            <m:acc>
              <m:accPr>
                <m:chr m:val="̅"/>
                <m:ctrlPr>
                  <w:rPr>
                    <w:rFonts w:ascii="Cambria Math" w:hAnsi="Cambria Math"/>
                    <w:i/>
                  </w:rPr>
                </m:ctrlPr>
              </m:accPr>
              <m:e>
                <m:r>
                  <w:rPr>
                    <w:rFonts w:ascii="Cambria Math" w:hAnsi="Cambria Math"/>
                  </w:rPr>
                  <m:t>Y</m:t>
                </m:r>
              </m:e>
            </m:acc>
          </m:e>
        </m:d>
        <m:r>
          <w:rPr>
            <w:rFonts w:ascii="Cambria Math" w:hAnsi="Cambria Math"/>
          </w:rPr>
          <m:t>=</m:t>
        </m:r>
        <m:nary>
          <m:naryPr>
            <m:chr m:val="∑"/>
            <m:limLoc m:val="undOvr"/>
            <m:ctrlPr>
              <w:rPr>
                <w:rFonts w:ascii="Cambria Math" w:hAnsi="Cambria Math"/>
                <w:i/>
                <w:color w:val="000000" w:themeColor="text1"/>
              </w:rPr>
            </m:ctrlPr>
          </m:naryPr>
          <m:sub>
            <m:r>
              <w:rPr>
                <w:rFonts w:ascii="Cambria Math" w:hAnsi="Cambria Math"/>
                <w:color w:val="000000" w:themeColor="text1"/>
              </w:rPr>
              <m:t>k=1</m:t>
            </m:r>
          </m:sub>
          <m:sup>
            <m:r>
              <w:rPr>
                <w:rFonts w:ascii="Cambria Math" w:hAnsi="Cambria Math"/>
                <w:color w:val="000000" w:themeColor="text1"/>
              </w:rPr>
              <m:t>K</m:t>
            </m:r>
          </m:sup>
          <m:e>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π</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m:rPr>
                <m:scr m:val="double-struck"/>
              </m:rPr>
              <w:rPr>
                <w:rFonts w:ascii="Cambria Math" w:hAnsi="Cambria Math"/>
                <w:color w:val="000000" w:themeColor="text1"/>
              </w:rPr>
              <m:t>)∙N(</m:t>
            </m:r>
            <m:acc>
              <m:accPr>
                <m:chr m:val="̅"/>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e>
        </m:nary>
      </m:oMath>
      <w:r>
        <w:rPr>
          <w:color w:val="000000" w:themeColor="text1"/>
        </w:rPr>
        <w:t xml:space="preserve"> </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(7)</w:t>
      </w:r>
    </w:p>
    <w:p w14:paraId="75D31141" w14:textId="77777777" w:rsidR="00B70D1F" w:rsidRDefault="00B70D1F" w:rsidP="00B70D1F">
      <w:pPr>
        <w:spacing w:after="0"/>
        <w:ind w:left="-15"/>
      </w:pPr>
    </w:p>
    <w:p w14:paraId="0E3D6D98" w14:textId="46219BFA" w:rsidR="000F2716" w:rsidRDefault="0075054F">
      <w:pPr>
        <w:ind w:left="-15" w:firstLine="0"/>
      </w:pPr>
      <w:r>
        <w:t xml:space="preserve">where </w:t>
      </w:r>
      <w:r>
        <w:rPr>
          <w:i/>
        </w:rPr>
        <w:t xml:space="preserve">𝐾 </w:t>
      </w:r>
      <w:r>
        <w:t xml:space="preserve">represents the number of selected </w:t>
      </w:r>
      <w:r w:rsidR="00B70D1F">
        <w:t>no</w:t>
      </w:r>
      <w:r>
        <w:t>rmal distributions, while</w:t>
      </w:r>
      <w:r w:rsidR="00B70D1F">
        <w:t xml:space="preserve">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oMath>
      <w:r>
        <w:t xml:space="preserve"> and </w:t>
      </w:r>
      <m:oMath>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oMath>
      <w:r w:rsidR="00B70D1F">
        <w:t xml:space="preserve"> </w:t>
      </w:r>
      <w:r>
        <w:t xml:space="preserve">are the predicted means and variances for each distribution </w:t>
      </w:r>
      <w:r w:rsidR="00B70D1F">
        <w:rPr>
          <w:i/>
        </w:rPr>
        <w:t>k</w:t>
      </w:r>
      <w:r>
        <w:rPr>
          <w:i/>
        </w:rPr>
        <w:t xml:space="preserve"> </w:t>
      </w:r>
      <w:r>
        <w:t xml:space="preserve">given the input data </w:t>
      </w:r>
      <m:oMath>
        <m:acc>
          <m:accPr>
            <m:chr m:val="̅"/>
            <m:ctrlPr>
              <w:rPr>
                <w:rFonts w:ascii="Cambria Math" w:hAnsi="Cambria Math"/>
                <w:i/>
              </w:rPr>
            </m:ctrlPr>
          </m:accPr>
          <m:e>
            <m:r>
              <w:rPr>
                <w:rFonts w:ascii="Cambria Math" w:hAnsi="Cambria Math"/>
              </w:rPr>
              <m:t>X</m:t>
            </m:r>
          </m:e>
        </m:acc>
      </m:oMath>
      <w:r>
        <w:rPr>
          <w:i/>
        </w:rPr>
        <w:t xml:space="preserve"> </w:t>
      </w:r>
      <w:r>
        <w:t>respectively.</w:t>
      </w:r>
    </w:p>
    <w:p w14:paraId="65A20E73" w14:textId="69285B48" w:rsidR="000F2716" w:rsidRDefault="0075054F">
      <w:pPr>
        <w:spacing w:after="111" w:line="302" w:lineRule="auto"/>
        <w:ind w:left="-15"/>
      </w:pPr>
      <w:r>
        <w:t xml:space="preserve">A schematic of a simple MLP-MDN network is given in Figure </w:t>
      </w:r>
      <w:ins w:id="188" w:author="Brad Rawlins" w:date="2022-03-08T11:52:00Z">
        <w:r w:rsidR="007B421E">
          <w:rPr>
            <w:color w:val="2F4F4F"/>
          </w:rPr>
          <w:t>4</w:t>
        </w:r>
      </w:ins>
      <w:del w:id="189" w:author="Brad Rawlins" w:date="2022-03-08T11:52:00Z">
        <w:r w:rsidDel="007B421E">
          <w:rPr>
            <w:color w:val="2F4F4F"/>
          </w:rPr>
          <w:delText>2</w:delText>
        </w:r>
      </w:del>
      <w:r>
        <w:t>, highlighting the mixing coefficients, predicted means and deviations. It is shown that modifications are made to the output layer by splitting the network output into t</w:t>
      </w:r>
      <w:r w:rsidR="00A74957">
        <w:t>hre</w:t>
      </w:r>
      <w:r>
        <w:t>e</w:t>
      </w:r>
      <w:r w:rsidR="00A74957">
        <w:t xml:space="preserve"> pa</w:t>
      </w:r>
      <w:r>
        <w:t xml:space="preserve">rts </w:t>
      </w:r>
      <w:r w:rsidR="00A74957">
        <w:t>to</w:t>
      </w:r>
      <w:r>
        <w:t xml:space="preserve"> calculate the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π</m:t>
                </m:r>
              </m:e>
            </m:acc>
          </m:e>
          <m:sub>
            <m:r>
              <w:rPr>
                <w:rFonts w:ascii="Cambria Math" w:hAnsi="Cambria Math"/>
              </w:rPr>
              <m:t>k</m:t>
            </m:r>
          </m:sub>
        </m:sSub>
      </m:oMath>
      <w:r>
        <w:t xml:space="preserve">,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oMath>
      <w:r w:rsidR="00A74957">
        <w:t xml:space="preserve"> a</w:t>
      </w:r>
      <w:r>
        <w:t xml:space="preserve">nd </w:t>
      </w:r>
      <m:oMath>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oMath>
      <w:r w:rsidR="00A74957">
        <w:t xml:space="preserve"> </w:t>
      </w:r>
      <w:r>
        <w:t xml:space="preserve">for each </w:t>
      </w:r>
      <w:r w:rsidR="00A74957">
        <w:rPr>
          <w:i/>
        </w:rPr>
        <w:t>k</w:t>
      </w:r>
      <w:r>
        <w:rPr>
          <w:i/>
        </w:rPr>
        <w:t xml:space="preserve"> </w:t>
      </w:r>
      <w:r>
        <w:t xml:space="preserve">distribution. This enables the MDN network to learn the </w:t>
      </w:r>
      <w:r w:rsidR="00A74957">
        <w:t>(</w:t>
      </w:r>
      <m:oMath>
        <m:r>
          <w:rPr>
            <w:rFonts w:ascii="Cambria Math" w:hAnsi="Cambria Math"/>
          </w:rPr>
          <m:t>P(</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oMath>
      <w:r w:rsidR="00A74957">
        <w:t>).</w:t>
      </w:r>
    </w:p>
    <w:p w14:paraId="15112E64" w14:textId="77777777" w:rsidR="000F2716" w:rsidRDefault="0075054F">
      <w:pPr>
        <w:spacing w:line="259" w:lineRule="auto"/>
        <w:ind w:left="1823" w:firstLine="0"/>
        <w:jc w:val="left"/>
      </w:pPr>
      <w:r>
        <w:rPr>
          <w:noProof/>
        </w:rPr>
        <w:drawing>
          <wp:inline distT="0" distB="0" distL="0" distR="0" wp14:anchorId="348E4762" wp14:editId="5E8F87EB">
            <wp:extent cx="3609975" cy="2209800"/>
            <wp:effectExtent l="0" t="0" r="0" b="0"/>
            <wp:docPr id="879" name="Picture 879"/>
            <wp:cNvGraphicFramePr/>
            <a:graphic xmlns:a="http://schemas.openxmlformats.org/drawingml/2006/main">
              <a:graphicData uri="http://schemas.openxmlformats.org/drawingml/2006/picture">
                <pic:pic xmlns:pic="http://schemas.openxmlformats.org/drawingml/2006/picture">
                  <pic:nvPicPr>
                    <pic:cNvPr id="879" name="Picture 879"/>
                    <pic:cNvPicPr/>
                  </pic:nvPicPr>
                  <pic:blipFill>
                    <a:blip r:embed="rId12"/>
                    <a:stretch>
                      <a:fillRect/>
                    </a:stretch>
                  </pic:blipFill>
                  <pic:spPr>
                    <a:xfrm>
                      <a:off x="0" y="0"/>
                      <a:ext cx="3609975" cy="2209800"/>
                    </a:xfrm>
                    <a:prstGeom prst="rect">
                      <a:avLst/>
                    </a:prstGeom>
                  </pic:spPr>
                </pic:pic>
              </a:graphicData>
            </a:graphic>
          </wp:inline>
        </w:drawing>
      </w:r>
    </w:p>
    <w:p w14:paraId="4F2D7949" w14:textId="09839652" w:rsidR="000F2716" w:rsidRDefault="0075054F">
      <w:pPr>
        <w:spacing w:after="406" w:line="265" w:lineRule="auto"/>
        <w:ind w:left="10" w:hanging="10"/>
        <w:jc w:val="center"/>
      </w:pPr>
      <w:r>
        <w:rPr>
          <w:sz w:val="18"/>
        </w:rPr>
        <w:t xml:space="preserve">Figure </w:t>
      </w:r>
      <w:del w:id="190" w:author="Brad Rawlins" w:date="2022-03-08T11:46:00Z">
        <w:r w:rsidDel="0051658B">
          <w:rPr>
            <w:sz w:val="18"/>
          </w:rPr>
          <w:delText>2</w:delText>
        </w:r>
      </w:del>
      <w:ins w:id="191" w:author="Brad Rawlins" w:date="2022-03-08T11:46:00Z">
        <w:r w:rsidR="0051658B">
          <w:rPr>
            <w:sz w:val="18"/>
          </w:rPr>
          <w:t>4</w:t>
        </w:r>
      </w:ins>
      <w:r>
        <w:rPr>
          <w:sz w:val="18"/>
        </w:rPr>
        <w:t>: Simple MLP-MDN network</w:t>
      </w:r>
    </w:p>
    <w:p w14:paraId="1E92BFE3" w14:textId="77777777" w:rsidR="000F2716" w:rsidRDefault="0075054F" w:rsidP="00A74957">
      <w:pPr>
        <w:spacing w:after="141" w:line="276" w:lineRule="auto"/>
        <w:ind w:left="-15" w:right="-15" w:firstLine="299"/>
        <w:jc w:val="left"/>
      </w:pPr>
      <w:r>
        <w:t>Bishop [</w:t>
      </w:r>
      <w:r>
        <w:rPr>
          <w:color w:val="2F4F4F"/>
        </w:rPr>
        <w:t>21</w:t>
      </w:r>
      <w:r>
        <w:t xml:space="preserve">] proposed the following restrictions for the mixing coefficients and variance components of the MDN output layer. Since the mixing coefficients contain the discrete probabilities of an output belonging to each </w:t>
      </w:r>
      <w:r>
        <w:rPr>
          <w:i/>
        </w:rPr>
        <w:t xml:space="preserve">𝐾 </w:t>
      </w:r>
      <w:r>
        <w:t xml:space="preserve">normal distribution for all observations, the mixing coefficients must satisfy the constraints listed in Equation </w:t>
      </w:r>
      <w:r>
        <w:rPr>
          <w:color w:val="2F4F4F"/>
        </w:rPr>
        <w:t>8</w:t>
      </w:r>
      <w:r>
        <w:t>.</w:t>
      </w:r>
    </w:p>
    <w:p w14:paraId="05376B52" w14:textId="72292C90" w:rsidR="00702B0B" w:rsidRDefault="0006671F">
      <w:pPr>
        <w:spacing w:after="167"/>
        <w:ind w:left="-15" w:firstLine="0"/>
      </w:pPr>
      <m:oMath>
        <m:r>
          <w:rPr>
            <w:rFonts w:ascii="Cambria Math" w:hAnsi="Cambria Math"/>
          </w:rPr>
          <m:t xml:space="preserve">     </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e>
        </m:nary>
        <m:r>
          <w:rPr>
            <w:rFonts w:ascii="Cambria Math" w:hAnsi="Cambria Math"/>
          </w:rPr>
          <m:t>=1</m:t>
        </m:r>
      </m:oMath>
      <w:r w:rsidR="00702B0B">
        <w:tab/>
      </w:r>
      <w:r w:rsidR="00702B0B">
        <w:tab/>
      </w:r>
      <w:r w:rsidR="00702B0B">
        <w:tab/>
      </w:r>
      <w:r w:rsidR="00702B0B">
        <w:tab/>
      </w:r>
      <w:r w:rsidR="00702B0B">
        <w:tab/>
      </w:r>
      <w:r w:rsidR="00702B0B">
        <w:tab/>
      </w:r>
      <w:r w:rsidR="00702B0B">
        <w:tab/>
      </w:r>
      <w:r w:rsidR="00702B0B">
        <w:tab/>
      </w:r>
      <w:r w:rsidR="00702B0B">
        <w:tab/>
      </w:r>
      <w:r w:rsidR="00702B0B">
        <w:tab/>
      </w:r>
      <w:r w:rsidR="00702B0B">
        <w:tab/>
        <w:t xml:space="preserve">         (8)</w:t>
      </w:r>
    </w:p>
    <w:p w14:paraId="4EEC3BBA" w14:textId="6AB253C1" w:rsidR="00702B0B" w:rsidRPr="00702B0B" w:rsidRDefault="0006671F">
      <w:pPr>
        <w:spacing w:after="167"/>
        <w:ind w:left="-15" w:firstLine="0"/>
      </w:pPr>
      <m:oMathPara>
        <m:oMathParaPr>
          <m:jc m:val="left"/>
        </m:oMathParaPr>
        <m:oMath>
          <m:r>
            <w:rPr>
              <w:rFonts w:ascii="Cambria Math" w:hAnsi="Cambria Math"/>
            </w:rPr>
            <w:lastRenderedPageBreak/>
            <m:t xml:space="preserve">    0≤</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r>
            <w:rPr>
              <w:rFonts w:ascii="Cambria Math" w:hAnsi="Cambria Math"/>
            </w:rPr>
            <m:t>≤1</m:t>
          </m:r>
        </m:oMath>
      </m:oMathPara>
    </w:p>
    <w:p w14:paraId="57128185" w14:textId="48B5E5A3" w:rsidR="000F2716" w:rsidRDefault="0075054F">
      <w:pPr>
        <w:spacing w:after="167"/>
        <w:ind w:left="-15" w:firstLine="0"/>
      </w:pPr>
      <w:r>
        <w:t xml:space="preserve">These constraints are met by using a </w:t>
      </w:r>
      <w:proofErr w:type="spellStart"/>
      <w:r>
        <w:t>Softmax</w:t>
      </w:r>
      <w:proofErr w:type="spellEnd"/>
      <w:r>
        <w:t xml:space="preserve"> function on the output of the hidden layer </w:t>
      </w:r>
      <w:r>
        <w:rPr>
          <w:i/>
        </w:rPr>
        <w:t>ℎ</w:t>
      </w:r>
      <w:r>
        <w:rPr>
          <w:i/>
          <w:vertAlign w:val="superscript"/>
        </w:rPr>
        <w:t>𝜋</w:t>
      </w:r>
      <w:r>
        <w:t xml:space="preserve">. The mixing coefficient is calculated using Equation </w:t>
      </w:r>
      <w:r>
        <w:rPr>
          <w:color w:val="2F4F4F"/>
        </w:rPr>
        <w:t>9</w:t>
      </w:r>
      <w:r>
        <w:t>.</w:t>
      </w:r>
    </w:p>
    <w:p w14:paraId="0A0CF63F" w14:textId="6F3174D6" w:rsidR="00702B0B" w:rsidRDefault="00AF2001" w:rsidP="00702B0B">
      <w:pPr>
        <w:spacing w:after="0"/>
        <w:ind w:left="-15"/>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π,n</m:t>
                </m:r>
              </m:sup>
            </m:sSubSup>
            <m:r>
              <w:rPr>
                <w:rFonts w:ascii="Cambria Math" w:hAnsi="Cambria Math"/>
              </w:rPr>
              <m:t>)</m:t>
            </m:r>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π,n</m:t>
                    </m:r>
                  </m:sup>
                </m:sSubSup>
                <m:r>
                  <w:rPr>
                    <w:rFonts w:ascii="Cambria Math" w:hAnsi="Cambria Math"/>
                  </w:rPr>
                  <m:t>)</m:t>
                </m:r>
              </m:e>
            </m:nary>
          </m:den>
        </m:f>
      </m:oMath>
      <w:r w:rsidR="00702B0B">
        <w:tab/>
      </w:r>
      <w:r w:rsidR="00702B0B">
        <w:tab/>
      </w:r>
      <w:r w:rsidR="00702B0B">
        <w:tab/>
      </w:r>
      <w:r w:rsidR="00702B0B">
        <w:tab/>
      </w:r>
      <w:r w:rsidR="00702B0B">
        <w:tab/>
      </w:r>
      <w:r w:rsidR="00702B0B">
        <w:tab/>
      </w:r>
      <w:r w:rsidR="00702B0B">
        <w:tab/>
      </w:r>
      <w:r w:rsidR="00702B0B">
        <w:tab/>
      </w:r>
      <w:r w:rsidR="00702B0B">
        <w:tab/>
        <w:t xml:space="preserve">          (9)</w:t>
      </w:r>
    </w:p>
    <w:p w14:paraId="06CDBF41" w14:textId="77777777" w:rsidR="00702B0B" w:rsidRDefault="00702B0B" w:rsidP="00702B0B">
      <w:pPr>
        <w:spacing w:after="0"/>
        <w:ind w:left="-15"/>
      </w:pPr>
    </w:p>
    <w:p w14:paraId="54B76D12" w14:textId="69BC02B4" w:rsidR="00702B0B" w:rsidRDefault="00702B0B" w:rsidP="00702B0B">
      <w:pPr>
        <w:spacing w:after="0"/>
        <w:ind w:left="-15"/>
      </w:pPr>
      <w:r>
        <w:t>Similarly,</w:t>
      </w:r>
      <w:r w:rsidR="0075054F">
        <w:t xml:space="preserve"> a constraint is applied to the standard deviation values ensuring a positive value, this is achieved </w:t>
      </w:r>
      <w:r>
        <w:t>using</w:t>
      </w:r>
      <w:r w:rsidR="0075054F">
        <w:t xml:space="preserve"> an exponential function being applied to the standard deviation leg of the MDN output layer, namely</w:t>
      </w:r>
      <w:r w:rsidR="00F54546">
        <w:rPr>
          <w:iCs/>
        </w:rPr>
        <w:t xml:space="preserve"> </w:t>
      </w:r>
      <m:oMath>
        <m:sSup>
          <m:sSupPr>
            <m:ctrlPr>
              <w:rPr>
                <w:rFonts w:ascii="Cambria Math" w:hAnsi="Cambria Math"/>
                <w:i/>
                <w:iCs/>
              </w:rPr>
            </m:ctrlPr>
          </m:sSupPr>
          <m:e>
            <m:r>
              <w:rPr>
                <w:rFonts w:ascii="Cambria Math" w:hAnsi="Cambria Math"/>
              </w:rPr>
              <m:t>h</m:t>
            </m:r>
          </m:e>
          <m:sup>
            <m:r>
              <w:rPr>
                <w:rFonts w:ascii="Cambria Math" w:hAnsi="Cambria Math"/>
              </w:rPr>
              <m:t>σ</m:t>
            </m:r>
          </m:sup>
        </m:sSup>
      </m:oMath>
      <w:r w:rsidR="0075054F">
        <w:t xml:space="preserve">. Equations </w:t>
      </w:r>
      <w:r w:rsidR="0075054F">
        <w:rPr>
          <w:color w:val="2F4F4F"/>
        </w:rPr>
        <w:t xml:space="preserve">10 </w:t>
      </w:r>
      <w:r w:rsidR="0075054F">
        <w:t>shows the imposed constraint for the standard deviation leg.</w:t>
      </w:r>
    </w:p>
    <w:p w14:paraId="03D0299E" w14:textId="63D957DB" w:rsidR="00702B0B" w:rsidRDefault="00702B0B" w:rsidP="00702B0B">
      <w:pPr>
        <w:spacing w:after="0"/>
        <w:ind w:left="-15"/>
      </w:pPr>
    </w:p>
    <w:p w14:paraId="240C5503" w14:textId="12FFB121" w:rsidR="00702B0B" w:rsidRDefault="00AF2001" w:rsidP="00702B0B">
      <w:pPr>
        <w:spacing w:after="0"/>
        <w:ind w:left="-15"/>
      </w:pPr>
      <m:oMath>
        <m:sSup>
          <m:sSupPr>
            <m:ctrlPr>
              <w:rPr>
                <w:rFonts w:ascii="Cambria Math" w:hAnsi="Cambria Math"/>
                <w:i/>
              </w:rPr>
            </m:ctrlPr>
          </m:sSupPr>
          <m:e>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σ</m:t>
                    </m:r>
                  </m:e>
                </m:acc>
              </m:e>
              <m:sub>
                <m:r>
                  <w:rPr>
                    <w:rFonts w:ascii="Cambria Math" w:hAnsi="Cambria Math"/>
                  </w:rPr>
                  <m:t>k</m:t>
                </m:r>
              </m:sub>
              <m:sup>
                <m:r>
                  <w:rPr>
                    <w:rFonts w:ascii="Cambria Math" w:hAnsi="Cambria Math"/>
                  </w:rPr>
                  <m:t>n</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r>
              <w:rPr>
                <w:rFonts w:ascii="Cambria Math" w:hAnsi="Cambria Math"/>
              </w:rPr>
              <m:t>))</m:t>
            </m:r>
          </m:e>
          <m:sup>
            <m:r>
              <w:rPr>
                <w:rFonts w:ascii="Cambria Math" w:hAnsi="Cambria Math"/>
              </w:rPr>
              <m:t>2</m:t>
            </m:r>
          </m:sup>
        </m:sSup>
        <m:r>
          <w:rPr>
            <w:rFonts w:ascii="Cambria Math" w:hAnsi="Cambria Math"/>
          </w:rPr>
          <m:t>≥0</m:t>
        </m:r>
      </m:oMath>
      <w:r w:rsidR="0006671F">
        <w:tab/>
      </w:r>
      <w:r w:rsidR="0006671F">
        <w:tab/>
      </w:r>
      <w:r w:rsidR="0006671F">
        <w:tab/>
      </w:r>
      <w:r w:rsidR="0006671F">
        <w:tab/>
      </w:r>
      <w:r w:rsidR="0006671F">
        <w:tab/>
      </w:r>
      <w:r w:rsidR="0006671F">
        <w:tab/>
      </w:r>
      <w:r w:rsidR="0006671F">
        <w:tab/>
      </w:r>
      <w:r w:rsidR="0006671F">
        <w:tab/>
      </w:r>
      <w:r w:rsidR="0006671F">
        <w:tab/>
      </w:r>
      <w:r w:rsidR="0006671F">
        <w:tab/>
        <w:t xml:space="preserve">        (10)</w:t>
      </w:r>
    </w:p>
    <w:p w14:paraId="763AF30F" w14:textId="761DB4ED" w:rsidR="0006671F" w:rsidRDefault="00AF2001" w:rsidP="00702B0B">
      <w:pPr>
        <w:spacing w:after="0"/>
        <w:ind w:left="-15"/>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σ</m:t>
                </m:r>
              </m:e>
            </m:acc>
          </m:e>
          <m:sub>
            <m:r>
              <w:rPr>
                <w:rFonts w:ascii="Cambria Math" w:hAnsi="Cambria Math"/>
              </w:rPr>
              <m:t>k</m:t>
            </m:r>
          </m:sub>
          <m:sup>
            <m:r>
              <w:rPr>
                <w:rFonts w:ascii="Cambria Math" w:hAnsi="Cambria Math"/>
              </w:rPr>
              <m:t>n</m:t>
            </m:r>
          </m:sup>
        </m:sSub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e>
        </m:d>
        <m: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σ,n</m:t>
            </m:r>
          </m:sup>
        </m:sSubSup>
        <m:r>
          <w:rPr>
            <w:rFonts w:ascii="Cambria Math" w:hAnsi="Cambria Math"/>
          </w:rPr>
          <m:t>)</m:t>
        </m:r>
      </m:oMath>
      <w:r w:rsidR="0006671F">
        <w:tab/>
      </w:r>
    </w:p>
    <w:p w14:paraId="5B1B1695" w14:textId="77777777" w:rsidR="0006671F" w:rsidRDefault="0006671F" w:rsidP="00702B0B">
      <w:pPr>
        <w:spacing w:after="0"/>
        <w:ind w:left="-15"/>
      </w:pPr>
    </w:p>
    <w:p w14:paraId="62601988" w14:textId="7BE9D5AE" w:rsidR="000F2716" w:rsidRDefault="0075054F">
      <w:pPr>
        <w:spacing w:after="10"/>
        <w:ind w:left="299" w:firstLine="0"/>
      </w:pPr>
      <w:r>
        <w:t>The MDN weights and biases are optimized by minimizing the negative log-likelihood for all observations in a</w:t>
      </w:r>
    </w:p>
    <w:p w14:paraId="138F592F" w14:textId="5EE899E5" w:rsidR="000F2716" w:rsidRDefault="0075054F" w:rsidP="0006671F">
      <w:pPr>
        <w:spacing w:after="0"/>
        <w:ind w:left="-15" w:firstLine="0"/>
      </w:pPr>
      <w:r>
        <w:t xml:space="preserve">batch, this is shown in Equation </w:t>
      </w:r>
      <w:r>
        <w:rPr>
          <w:color w:val="2F4F4F"/>
        </w:rPr>
        <w:t>11</w:t>
      </w:r>
      <w:r>
        <w:t>.</w:t>
      </w:r>
    </w:p>
    <w:p w14:paraId="1C64D949" w14:textId="63F078FE" w:rsidR="0006671F" w:rsidRDefault="0006671F" w:rsidP="0006671F">
      <w:pPr>
        <w:spacing w:after="0"/>
        <w:ind w:left="-15" w:firstLine="0"/>
      </w:pPr>
    </w:p>
    <w:p w14:paraId="1B5EA050" w14:textId="1D2F3169" w:rsidR="0006671F" w:rsidRDefault="00AF2001" w:rsidP="0006671F">
      <w:pPr>
        <w:spacing w:after="0"/>
        <w:ind w:left="-15" w:firstLine="0"/>
      </w:pPr>
      <m:oMath>
        <m:sSub>
          <m:sSubPr>
            <m:ctrlPr>
              <w:rPr>
                <w:rFonts w:ascii="Cambria Math" w:hAnsi="Cambria Math"/>
                <w:i/>
              </w:rPr>
            </m:ctrlPr>
          </m:sSubPr>
          <m:e>
            <m:r>
              <w:rPr>
                <w:rFonts w:ascii="Cambria Math" w:hAnsi="Cambria Math"/>
              </w:rPr>
              <m:t>J</m:t>
            </m:r>
          </m:e>
          <m:sub>
            <m:r>
              <w:rPr>
                <w:rFonts w:ascii="Cambria Math" w:hAnsi="Cambria Math"/>
              </w:rPr>
              <m:t>NLL</m:t>
            </m:r>
          </m:sub>
        </m:sSub>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π</m:t>
                </m:r>
              </m:e>
            </m:acc>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acc>
              <m:accPr>
                <m:chr m:val="̅"/>
                <m:ctrlPr>
                  <w:rPr>
                    <w:rFonts w:ascii="Cambria Math" w:hAnsi="Cambria Math"/>
                    <w:i/>
                  </w:rPr>
                </m:ctrlPr>
              </m:accPr>
              <m:e>
                <m:r>
                  <w:rPr>
                    <w:rFonts w:ascii="Cambria Math" w:hAnsi="Cambria Math"/>
                  </w:rPr>
                  <m:t>μ</m:t>
                </m:r>
              </m:e>
            </m:acc>
          </m:e>
        </m:d>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Ln{</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π</m:t>
                    </m:r>
                  </m:e>
                </m:acc>
              </m:e>
              <m:sub>
                <m:r>
                  <w:rPr>
                    <w:rFonts w:ascii="Cambria Math" w:hAnsi="Cambria Math"/>
                    <w:color w:val="000000" w:themeColor="text1"/>
                  </w:rPr>
                  <m:t>k</m:t>
                </m:r>
              </m:sub>
            </m:sSub>
            <m:r>
              <w:rPr>
                <w:rFonts w:ascii="Cambria Math" w:hAnsi="Cambria Math"/>
                <w:color w:val="000000" w:themeColor="text1"/>
              </w:rPr>
              <m:t>(</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X</m:t>
                    </m:r>
                  </m:e>
                </m:acc>
              </m:e>
              <m:sup>
                <m:r>
                  <w:rPr>
                    <w:rFonts w:ascii="Cambria Math" w:hAnsi="Cambria Math"/>
                    <w:color w:val="000000" w:themeColor="text1"/>
                  </w:rPr>
                  <m:t>n</m:t>
                </m:r>
              </m:sup>
            </m:s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m:rPr>
                <m:scr m:val="double-struck"/>
              </m:rPr>
              <w:rPr>
                <w:rFonts w:ascii="Cambria Math" w:hAnsi="Cambria Math"/>
                <w:color w:val="000000" w:themeColor="text1"/>
              </w:rPr>
              <m:t>)∙N(</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Y</m:t>
                    </m:r>
                  </m:e>
                </m:acc>
              </m:e>
              <m:sup>
                <m:r>
                  <w:rPr>
                    <w:rFonts w:ascii="Cambria Math" w:hAnsi="Cambria Math"/>
                    <w:color w:val="000000" w:themeColor="text1"/>
                  </w:rPr>
                  <m:t>n</m:t>
                </m:r>
              </m:sup>
            </m:sSup>
            <m:r>
              <w:rPr>
                <w:rFonts w:ascii="Cambria Math" w:hAnsi="Cambria Math"/>
                <w:color w:val="000000" w:themeColor="text1"/>
              </w:rPr>
              <m:t>|</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w:rPr>
                <w:rFonts w:ascii="Cambria Math" w:hAnsi="Cambria Math"/>
                <w:color w:val="000000" w:themeColor="text1"/>
              </w:rPr>
              <m:t>),</m:t>
            </m:r>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r>
              <w:rPr>
                <w:rFonts w:ascii="Cambria Math" w:hAnsi="Cambria Math"/>
                <w:color w:val="000000" w:themeColor="text1"/>
              </w:rPr>
              <m:t>(</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X</m:t>
                    </m:r>
                  </m:e>
                </m:acc>
              </m:e>
              <m:sup>
                <m:r>
                  <w:rPr>
                    <w:rFonts w:ascii="Cambria Math" w:hAnsi="Cambria Math"/>
                    <w:color w:val="000000" w:themeColor="text1"/>
                  </w:rPr>
                  <m:t>n</m:t>
                </m:r>
              </m:sup>
            </m:s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w:rPr>
                <w:rFonts w:ascii="Cambria Math" w:hAnsi="Cambria Math"/>
                <w:color w:val="000000" w:themeColor="text1"/>
              </w:rPr>
              <m:t>))</m:t>
            </m:r>
          </m:e>
        </m:nary>
        <m:r>
          <w:rPr>
            <w:rFonts w:ascii="Cambria Math" w:hAnsi="Cambria Math"/>
          </w:rPr>
          <m:t>}</m:t>
        </m:r>
      </m:oMath>
      <w:r w:rsidR="0006671F">
        <w:tab/>
      </w:r>
      <w:r w:rsidR="0006671F">
        <w:tab/>
      </w:r>
      <w:r w:rsidR="0006671F">
        <w:tab/>
      </w:r>
      <w:r w:rsidR="0006671F">
        <w:tab/>
      </w:r>
      <w:r w:rsidR="0006671F">
        <w:tab/>
        <w:t xml:space="preserve">        (11)</w:t>
      </w:r>
    </w:p>
    <w:p w14:paraId="5693D094" w14:textId="36873F9E" w:rsidR="0006671F" w:rsidRDefault="0006671F" w:rsidP="0006671F">
      <w:pPr>
        <w:spacing w:after="0"/>
        <w:ind w:left="-15" w:firstLine="0"/>
      </w:pPr>
    </w:p>
    <w:p w14:paraId="7DA06C42" w14:textId="09AE4392" w:rsidR="0006671F" w:rsidDel="0051658B" w:rsidRDefault="0006671F" w:rsidP="0006671F">
      <w:pPr>
        <w:spacing w:after="0"/>
        <w:ind w:left="-15" w:firstLine="0"/>
        <w:rPr>
          <w:del w:id="192" w:author="Brad Rawlins" w:date="2022-03-08T11:44:00Z"/>
        </w:rPr>
      </w:pPr>
    </w:p>
    <w:p w14:paraId="7D272AE3" w14:textId="7D62F939" w:rsidR="0006671F" w:rsidDel="0051658B" w:rsidRDefault="0006671F" w:rsidP="0006671F">
      <w:pPr>
        <w:spacing w:after="0"/>
        <w:ind w:left="-15" w:firstLine="0"/>
        <w:rPr>
          <w:del w:id="193" w:author="Brad Rawlins" w:date="2022-03-08T11:44:00Z"/>
        </w:rPr>
      </w:pPr>
    </w:p>
    <w:p w14:paraId="7A66B659" w14:textId="590000F5" w:rsidR="0006671F" w:rsidDel="0051658B" w:rsidRDefault="0006671F" w:rsidP="0006671F">
      <w:pPr>
        <w:spacing w:after="0"/>
        <w:ind w:left="-15" w:firstLine="0"/>
        <w:rPr>
          <w:del w:id="194" w:author="Brad Rawlins" w:date="2022-03-08T11:44:00Z"/>
        </w:rPr>
      </w:pPr>
    </w:p>
    <w:p w14:paraId="165113E5" w14:textId="7385B590" w:rsidR="0006671F" w:rsidDel="0051658B" w:rsidRDefault="0006671F" w:rsidP="0006671F">
      <w:pPr>
        <w:spacing w:after="0"/>
        <w:ind w:left="-15" w:firstLine="0"/>
        <w:rPr>
          <w:del w:id="195" w:author="Brad Rawlins" w:date="2022-03-08T11:44:00Z"/>
        </w:rPr>
      </w:pPr>
    </w:p>
    <w:p w14:paraId="0533DD45" w14:textId="6B935AD5" w:rsidR="0006671F" w:rsidDel="0051658B" w:rsidRDefault="0006671F" w:rsidP="0006671F">
      <w:pPr>
        <w:spacing w:after="0"/>
        <w:ind w:left="-15" w:firstLine="0"/>
        <w:rPr>
          <w:del w:id="196" w:author="Brad Rawlins" w:date="2022-03-08T11:44:00Z"/>
        </w:rPr>
      </w:pPr>
    </w:p>
    <w:p w14:paraId="1F87BC8F" w14:textId="0F109199" w:rsidR="0006671F" w:rsidDel="0051658B" w:rsidRDefault="0006671F" w:rsidP="0051658B">
      <w:pPr>
        <w:spacing w:after="0"/>
        <w:ind w:firstLine="0"/>
        <w:rPr>
          <w:del w:id="197" w:author="Brad Rawlins" w:date="2022-03-08T11:44:00Z"/>
        </w:rPr>
        <w:pPrChange w:id="198" w:author="Brad Rawlins" w:date="2022-03-08T11:44:00Z">
          <w:pPr>
            <w:spacing w:after="0"/>
            <w:ind w:left="-15" w:firstLine="0"/>
          </w:pPr>
        </w:pPrChange>
      </w:pPr>
    </w:p>
    <w:p w14:paraId="409B6C69" w14:textId="77777777" w:rsidR="0006671F" w:rsidRDefault="0006671F" w:rsidP="0006671F">
      <w:pPr>
        <w:spacing w:after="0"/>
        <w:ind w:left="-15" w:firstLine="0"/>
      </w:pPr>
    </w:p>
    <w:p w14:paraId="7D5D24A1" w14:textId="18A05E5C" w:rsidR="000F2716" w:rsidRDefault="0075054F" w:rsidP="0006671F">
      <w:pPr>
        <w:pStyle w:val="Heading1"/>
        <w:numPr>
          <w:ilvl w:val="0"/>
          <w:numId w:val="0"/>
        </w:numPr>
        <w:spacing w:after="0" w:line="276" w:lineRule="auto"/>
        <w:ind w:left="-15" w:right="5917"/>
      </w:pPr>
      <w:r>
        <w:t>3.Data</w:t>
      </w:r>
      <w:r w:rsidR="0006671F">
        <w:t xml:space="preserve"> </w:t>
      </w:r>
      <w:r>
        <w:t>generation</w:t>
      </w:r>
    </w:p>
    <w:p w14:paraId="79533C68" w14:textId="77777777" w:rsidR="000F2716" w:rsidRDefault="0075054F">
      <w:pPr>
        <w:spacing w:after="10"/>
        <w:ind w:left="299" w:firstLine="0"/>
      </w:pPr>
      <w:r>
        <w:t>A steady-state multiphase non-thermal equilibrium CFD model was used to generate the target data, which was</w:t>
      </w:r>
    </w:p>
    <w:p w14:paraId="09414ECE" w14:textId="77777777" w:rsidR="000F2716" w:rsidRDefault="0075054F">
      <w:pPr>
        <w:spacing w:after="194"/>
        <w:ind w:left="-15" w:firstLine="0"/>
      </w:pPr>
      <w:r>
        <w:t>subsequently used for training/testing of an appropriate surrogate model.</w:t>
      </w:r>
    </w:p>
    <w:p w14:paraId="2978F367" w14:textId="77777777" w:rsidR="000F2716" w:rsidRDefault="0075054F">
      <w:pPr>
        <w:pStyle w:val="Heading2"/>
        <w:numPr>
          <w:ilvl w:val="0"/>
          <w:numId w:val="0"/>
        </w:numPr>
        <w:ind w:left="-5"/>
      </w:pPr>
      <w:r>
        <w:t>3.1. CFD model setup</w:t>
      </w:r>
    </w:p>
    <w:p w14:paraId="201E8399" w14:textId="38D0902B" w:rsidR="000F2716" w:rsidRDefault="0075054F">
      <w:pPr>
        <w:ind w:left="-15"/>
      </w:pPr>
      <w:r>
        <w:t>The current study makes use of the commercial CFD software package ANSYS</w:t>
      </w:r>
      <w:r>
        <w:rPr>
          <w:sz w:val="15"/>
        </w:rPr>
        <w:t xml:space="preserve">® </w:t>
      </w:r>
      <w:r>
        <w:t xml:space="preserve">Fluent 2019 R3 to resolve the fluid flow, heat transfer and combustion processes for a </w:t>
      </w:r>
      <w:r w:rsidR="0006671F">
        <w:t xml:space="preserve">620 MWe </w:t>
      </w:r>
      <w:r>
        <w:t xml:space="preserve">utility scale coal fired boiler. The computational domain </w:t>
      </w:r>
      <w:r w:rsidR="0006671F">
        <w:t>wa</w:t>
      </w:r>
      <w:r>
        <w:t xml:space="preserve">s modelled on a symmetry plane </w:t>
      </w:r>
      <w:r w:rsidR="0006671F">
        <w:t>halfway</w:t>
      </w:r>
      <w:r>
        <w:t xml:space="preserve"> through the depth of the boiler. Figure </w:t>
      </w:r>
      <w:del w:id="199" w:author="Brad Rawlins" w:date="2022-03-08T11:53:00Z">
        <w:r w:rsidDel="007B421E">
          <w:rPr>
            <w:color w:val="2F4F4F"/>
          </w:rPr>
          <w:delText>3</w:delText>
        </w:r>
      </w:del>
      <w:ins w:id="200" w:author="Brad Rawlins" w:date="2022-03-08T11:53:00Z">
        <w:r w:rsidR="007B421E">
          <w:rPr>
            <w:color w:val="2F4F4F"/>
          </w:rPr>
          <w:t>5</w:t>
        </w:r>
      </w:ins>
      <w:r>
        <w:rPr>
          <w:color w:val="2F4F4F"/>
        </w:rPr>
        <w:t xml:space="preserve"> </w:t>
      </w:r>
      <w:r>
        <w:t>highlights the computational domain and defines the important boundary conditions.</w:t>
      </w:r>
    </w:p>
    <w:p w14:paraId="287EAAA0" w14:textId="3972D142" w:rsidR="000F2716" w:rsidRDefault="0075054F" w:rsidP="0006671F">
      <w:pPr>
        <w:spacing w:after="10" w:line="247" w:lineRule="auto"/>
      </w:pPr>
      <w:r>
        <w:t xml:space="preserve">The general conservation equations, which include, continuity, momentum, </w:t>
      </w:r>
      <w:r w:rsidR="0006671F">
        <w:t>energy,</w:t>
      </w:r>
      <w:r>
        <w:t xml:space="preserve"> and species, were solved</w:t>
      </w:r>
      <w:r w:rsidR="0006671F">
        <w:t xml:space="preserve"> </w:t>
      </w:r>
      <w:r>
        <w:t>using</w:t>
      </w:r>
      <w:r w:rsidR="0006671F">
        <w:t xml:space="preserve"> </w:t>
      </w:r>
      <w:r>
        <w:t>a Eulerian approach. The subsequent equations are stated in Equation (</w:t>
      </w:r>
      <w:r>
        <w:rPr>
          <w:color w:val="2F4F4F"/>
        </w:rPr>
        <w:t>12</w:t>
      </w:r>
      <w:r>
        <w:t>).</w:t>
      </w:r>
    </w:p>
    <w:p w14:paraId="04D2B1DD" w14:textId="21FE1971" w:rsidR="0006671F" w:rsidRDefault="0006671F" w:rsidP="0006671F">
      <w:pPr>
        <w:spacing w:after="10" w:line="247" w:lineRule="auto"/>
      </w:pPr>
    </w:p>
    <w:p w14:paraId="2C22D9B2" w14:textId="687D3694" w:rsidR="0006671F" w:rsidRPr="0086292A" w:rsidRDefault="00AF2001" w:rsidP="0006671F">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r>
              <w:rPr>
                <w:rFonts w:ascii="Cambria Math" w:hAnsi="Cambria Math"/>
              </w:rPr>
              <m:t>ρ</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e>
        </m:d>
        <m:r>
          <w:rPr>
            <w:rFonts w:ascii="Cambria Math" w:hAnsi="Cambria Math"/>
          </w:rPr>
          <m:t>=S</m:t>
        </m:r>
      </m:oMath>
      <w:r w:rsidR="00F54546">
        <w:tab/>
      </w:r>
      <w:r w:rsidR="00F54546">
        <w:tab/>
      </w:r>
    </w:p>
    <w:p w14:paraId="267D23DB" w14:textId="26A3C6BA" w:rsidR="0086292A" w:rsidRPr="0086292A" w:rsidRDefault="00AF2001" w:rsidP="0086292A">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eff</m:t>
                </m:r>
              </m:sub>
            </m:sSub>
            <m:sSub>
              <m:sSubPr>
                <m:ctrlPr>
                  <w:rPr>
                    <w:rFonts w:ascii="Cambria Math" w:hAnsi="Cambria Math"/>
                    <w:i/>
                  </w:rPr>
                </m:ctrlPr>
              </m:sSubPr>
              <m:e>
                <m:r>
                  <w:rPr>
                    <w:rFonts w:ascii="Cambria Math" w:hAnsi="Cambria Math"/>
                  </w:rPr>
                  <m:t>u</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δ</m:t>
            </m:r>
            <m:acc>
              <m:accPr>
                <m:chr m:val="̅"/>
                <m:ctrlPr>
                  <w:rPr>
                    <w:rFonts w:ascii="Cambria Math" w:hAnsi="Cambria Math"/>
                    <w:i/>
                  </w:rPr>
                </m:ctrlPr>
              </m:accPr>
              <m:e>
                <m:r>
                  <w:rPr>
                    <w:rFonts w:ascii="Cambria Math" w:hAnsi="Cambria Math"/>
                  </w:rPr>
                  <m:t>p</m:t>
                </m:r>
              </m:e>
            </m:acc>
          </m:num>
          <m:den>
            <m: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[μ{</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acc>
              <m:accPr>
                <m:chr m:val="̅"/>
                <m:ctrlPr>
                  <w:rPr>
                    <w:rFonts w:ascii="Cambria Math" w:hAnsi="Cambria Math"/>
                    <w:i/>
                  </w:rPr>
                </m:ctrlPr>
              </m:accPr>
              <m:e>
                <m:r>
                  <w:rPr>
                    <w:rFonts w:ascii="Cambria Math" w:hAnsi="Cambria Math"/>
                  </w:rPr>
                  <m:t>ρ</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m:t>
                    </m:r>
                  </m:sup>
                </m:sSubSup>
              </m:e>
            </m:acc>
            <m:r>
              <w:rPr>
                <w:rFonts w:ascii="Cambria Math" w:hAnsi="Cambria Math"/>
              </w:rPr>
              <m:t>)+S</m:t>
            </m:r>
          </m:e>
          <m:sub>
            <m:r>
              <w:rPr>
                <w:rFonts w:ascii="Cambria Math" w:hAnsi="Cambria Math"/>
              </w:rPr>
              <m:t>m</m:t>
            </m:r>
          </m:sub>
        </m:sSub>
      </m:oMath>
      <w:r w:rsidR="00F54546">
        <w:tab/>
      </w:r>
    </w:p>
    <w:p w14:paraId="55A2C48D" w14:textId="24C9BFA3" w:rsidR="0086292A" w:rsidRPr="0086292A" w:rsidRDefault="00AF2001" w:rsidP="0086292A">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[ρE+p]</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h</m:t>
            </m:r>
          </m:sub>
        </m:sSub>
      </m:oMath>
      <w:r w:rsidR="00F54546">
        <w:tab/>
      </w:r>
      <w:r w:rsidR="00F54546">
        <w:tab/>
      </w:r>
      <w:r w:rsidR="00F54546">
        <w:tab/>
      </w:r>
      <w:r w:rsidR="00F54546">
        <w:tab/>
      </w:r>
      <w:r w:rsidR="00F54546">
        <w:tab/>
      </w:r>
      <w:r w:rsidR="00F54546">
        <w:tab/>
      </w:r>
      <w:r w:rsidR="00F54546">
        <w:tab/>
      </w:r>
      <w:r w:rsidR="00F54546">
        <w:tab/>
        <w:t xml:space="preserve">        (12)</w:t>
      </w:r>
    </w:p>
    <w:p w14:paraId="434DB965" w14:textId="65440953" w:rsidR="00F54546" w:rsidRPr="0086292A" w:rsidRDefault="00AF2001" w:rsidP="00F54546">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u</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J</m:t>
                </m:r>
              </m:e>
            </m:acc>
          </m:e>
          <m:sub>
            <m:r>
              <w:rPr>
                <w:rFonts w:ascii="Cambria Math" w:hAnsi="Cambria Math"/>
              </w:rPr>
              <m:t>k</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r</m:t>
            </m:r>
          </m:sub>
          <m:sup/>
          <m:e>
            <m:sSub>
              <m:sSubPr>
                <m:ctrlPr>
                  <w:rPr>
                    <w:rFonts w:ascii="Cambria Math" w:hAnsi="Cambria Math"/>
                    <w:i/>
                  </w:rPr>
                </m:ctrlPr>
              </m:sSubPr>
              <m:e>
                <m:r>
                  <w:rPr>
                    <w:rFonts w:ascii="Cambria Math" w:hAnsi="Cambria Math"/>
                  </w:rPr>
                  <m:t>R</m:t>
                </m:r>
              </m:e>
              <m:sub>
                <m:r>
                  <w:rPr>
                    <w:rFonts w:ascii="Cambria Math" w:hAnsi="Cambria Math"/>
                  </w:rPr>
                  <m:t>j,r</m:t>
                </m:r>
              </m:sub>
            </m:sSub>
          </m:e>
        </m:nary>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oMath>
      <w:r w:rsidR="00F54546">
        <w:tab/>
      </w:r>
    </w:p>
    <w:p w14:paraId="070AA263" w14:textId="5C7FB773" w:rsidR="0086292A" w:rsidRDefault="0086292A" w:rsidP="00F54546">
      <w:pPr>
        <w:spacing w:after="10" w:line="247" w:lineRule="auto"/>
        <w:ind w:firstLine="0"/>
      </w:pPr>
    </w:p>
    <w:p w14:paraId="76D9ADBD" w14:textId="58A8EF6C" w:rsidR="000F2716" w:rsidRDefault="0075054F" w:rsidP="00F54546">
      <w:pPr>
        <w:spacing w:line="247" w:lineRule="auto"/>
        <w:ind w:left="-17"/>
      </w:pPr>
      <w:r>
        <w:t xml:space="preserve">The resolution of the Reynolds stress term found in the momentum </w:t>
      </w:r>
      <w:r w:rsidR="0006671F">
        <w:t>equation</w:t>
      </w:r>
      <w:r w:rsidR="0086292A">
        <w:t xml:space="preserve"> (</w:t>
      </w:r>
      <m:oMath>
        <m:r>
          <w:rPr>
            <w:rFonts w:ascii="Cambria Math" w:hAnsi="Cambria Math"/>
          </w:rPr>
          <m:t>-</m:t>
        </m:r>
        <m:acc>
          <m:accPr>
            <m:chr m:val="̅"/>
            <m:ctrlPr>
              <w:rPr>
                <w:rFonts w:ascii="Cambria Math" w:hAnsi="Cambria Math"/>
                <w:i/>
              </w:rPr>
            </m:ctrlPr>
          </m:accPr>
          <m:e>
            <m:r>
              <w:rPr>
                <w:rFonts w:ascii="Cambria Math" w:hAnsi="Cambria Math"/>
              </w:rPr>
              <m:t>ρ</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m:t>
                </m:r>
              </m:sup>
            </m:sSubSup>
          </m:e>
        </m:acc>
      </m:oMath>
      <w:r w:rsidR="0086292A">
        <w:t>)</w:t>
      </w:r>
      <w:r w:rsidR="0006671F">
        <w:t xml:space="preserve"> was</w:t>
      </w:r>
      <w:r>
        <w:t xml:space="preserve"> approximated using the </w:t>
      </w:r>
      <w:proofErr w:type="spellStart"/>
      <w:r>
        <w:t>Boussineq</w:t>
      </w:r>
      <w:proofErr w:type="spellEnd"/>
      <w:r>
        <w:t xml:space="preserve"> equation [</w:t>
      </w:r>
      <w:r>
        <w:rPr>
          <w:color w:val="2F4F4F"/>
        </w:rPr>
        <w:t>22</w:t>
      </w:r>
      <w:r>
        <w:t>]. In the present study the realizable k-</w:t>
      </w:r>
      <w:r>
        <w:rPr>
          <w:i/>
        </w:rPr>
        <w:t xml:space="preserve">𝜀 </w:t>
      </w:r>
      <w:r>
        <w:t>turbulence model was utilized to address the turbulence</w:t>
      </w:r>
      <w:r w:rsidR="00F54546">
        <w:t xml:space="preserve"> closure problem, this model was selected for its applicability in modelling the effects of coal-fired swirl burners [</w:t>
      </w:r>
      <w:r w:rsidR="00F54546">
        <w:rPr>
          <w:color w:val="2F4F4F"/>
        </w:rPr>
        <w:t>23</w:t>
      </w:r>
      <w:r w:rsidR="00F54546">
        <w:t>].</w:t>
      </w:r>
    </w:p>
    <w:p w14:paraId="17EB1862" w14:textId="77777777" w:rsidR="000F2716" w:rsidRDefault="0075054F">
      <w:pPr>
        <w:spacing w:after="226" w:line="259" w:lineRule="auto"/>
        <w:ind w:left="454" w:firstLine="0"/>
        <w:jc w:val="left"/>
      </w:pPr>
      <w:r>
        <w:rPr>
          <w:noProof/>
        </w:rPr>
        <w:lastRenderedPageBreak/>
        <w:drawing>
          <wp:inline distT="0" distB="0" distL="0" distR="0" wp14:anchorId="0B6B3815" wp14:editId="435E3217">
            <wp:extent cx="5349240" cy="2792730"/>
            <wp:effectExtent l="0" t="0" r="0" b="0"/>
            <wp:docPr id="1260" name="Picture 1260"/>
            <wp:cNvGraphicFramePr/>
            <a:graphic xmlns:a="http://schemas.openxmlformats.org/drawingml/2006/main">
              <a:graphicData uri="http://schemas.openxmlformats.org/drawingml/2006/picture">
                <pic:pic xmlns:pic="http://schemas.openxmlformats.org/drawingml/2006/picture">
                  <pic:nvPicPr>
                    <pic:cNvPr id="1260" name="Picture 1260"/>
                    <pic:cNvPicPr/>
                  </pic:nvPicPr>
                  <pic:blipFill>
                    <a:blip r:embed="rId13"/>
                    <a:stretch>
                      <a:fillRect/>
                    </a:stretch>
                  </pic:blipFill>
                  <pic:spPr>
                    <a:xfrm>
                      <a:off x="0" y="0"/>
                      <a:ext cx="5349240" cy="2792730"/>
                    </a:xfrm>
                    <a:prstGeom prst="rect">
                      <a:avLst/>
                    </a:prstGeom>
                  </pic:spPr>
                </pic:pic>
              </a:graphicData>
            </a:graphic>
          </wp:inline>
        </w:drawing>
      </w:r>
    </w:p>
    <w:p w14:paraId="311330A8" w14:textId="31154DE2" w:rsidR="000F2716" w:rsidRDefault="0075054F">
      <w:pPr>
        <w:spacing w:after="406" w:line="265" w:lineRule="auto"/>
        <w:ind w:left="10" w:hanging="10"/>
        <w:jc w:val="center"/>
        <w:rPr>
          <w:sz w:val="18"/>
        </w:rPr>
      </w:pPr>
      <w:r>
        <w:rPr>
          <w:sz w:val="18"/>
        </w:rPr>
        <w:t xml:space="preserve">Figure </w:t>
      </w:r>
      <w:del w:id="201" w:author="Brad Rawlins" w:date="2022-03-08T11:46:00Z">
        <w:r w:rsidDel="0051658B">
          <w:rPr>
            <w:sz w:val="18"/>
          </w:rPr>
          <w:delText>3</w:delText>
        </w:r>
      </w:del>
      <w:ins w:id="202" w:author="Brad Rawlins" w:date="2022-03-08T11:46:00Z">
        <w:r w:rsidR="0051658B">
          <w:rPr>
            <w:sz w:val="18"/>
          </w:rPr>
          <w:t>5</w:t>
        </w:r>
      </w:ins>
      <w:r>
        <w:rPr>
          <w:sz w:val="18"/>
        </w:rPr>
        <w:t>: CFD model geometry and boundary condition descriptions.</w:t>
      </w:r>
    </w:p>
    <w:p w14:paraId="549C379F" w14:textId="40C17B97" w:rsidR="00F54546" w:rsidDel="0051658B" w:rsidRDefault="00F54546">
      <w:pPr>
        <w:spacing w:after="406" w:line="265" w:lineRule="auto"/>
        <w:ind w:left="10" w:hanging="10"/>
        <w:jc w:val="center"/>
        <w:rPr>
          <w:del w:id="203" w:author="Brad Rawlins" w:date="2022-03-08T11:48:00Z"/>
          <w:sz w:val="18"/>
        </w:rPr>
      </w:pPr>
    </w:p>
    <w:p w14:paraId="357DEC95" w14:textId="59AF15FD" w:rsidR="00F54546" w:rsidDel="0051658B" w:rsidRDefault="00F54546">
      <w:pPr>
        <w:spacing w:after="406" w:line="265" w:lineRule="auto"/>
        <w:ind w:left="10" w:hanging="10"/>
        <w:jc w:val="center"/>
        <w:rPr>
          <w:del w:id="204" w:author="Brad Rawlins" w:date="2022-03-08T11:48:00Z"/>
        </w:rPr>
      </w:pPr>
    </w:p>
    <w:p w14:paraId="483E7AB1" w14:textId="77777777" w:rsidR="000F2716" w:rsidRPr="00F54546" w:rsidRDefault="0075054F">
      <w:pPr>
        <w:spacing w:after="0" w:line="259" w:lineRule="auto"/>
        <w:ind w:left="-5" w:hanging="10"/>
        <w:jc w:val="left"/>
        <w:rPr>
          <w:b/>
          <w:bCs/>
        </w:rPr>
      </w:pPr>
      <w:r w:rsidRPr="00F54546">
        <w:rPr>
          <w:b/>
          <w:bCs/>
          <w:sz w:val="18"/>
        </w:rPr>
        <w:t>Table 1</w:t>
      </w:r>
    </w:p>
    <w:p w14:paraId="1FF5B417" w14:textId="77777777" w:rsidR="000F2716" w:rsidRDefault="0075054F">
      <w:pPr>
        <w:spacing w:after="0" w:line="261" w:lineRule="auto"/>
        <w:ind w:left="-5" w:hanging="10"/>
        <w:jc w:val="left"/>
      </w:pPr>
      <w:r>
        <w:rPr>
          <w:sz w:val="18"/>
        </w:rPr>
        <w:t>Summary of combustion models and constants used in the CFD model</w:t>
      </w:r>
    </w:p>
    <w:tbl>
      <w:tblPr>
        <w:tblStyle w:val="PlainTable2"/>
        <w:tblW w:w="0" w:type="auto"/>
        <w:tblLook w:val="04A0" w:firstRow="1" w:lastRow="0" w:firstColumn="1" w:lastColumn="0" w:noHBand="0" w:noVBand="1"/>
      </w:tblPr>
      <w:tblGrid>
        <w:gridCol w:w="3107"/>
        <w:gridCol w:w="3414"/>
        <w:gridCol w:w="2800"/>
      </w:tblGrid>
      <w:tr w:rsidR="00F54546" w14:paraId="2D46CAC2" w14:textId="77777777" w:rsidTr="00BD0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6AE53DCF" w14:textId="1C9034F1" w:rsidR="00F54546" w:rsidRPr="00F54546" w:rsidRDefault="00F54546" w:rsidP="00F54546">
            <w:pPr>
              <w:spacing w:after="0" w:line="276" w:lineRule="auto"/>
              <w:ind w:firstLine="0"/>
              <w:rPr>
                <w:b w:val="0"/>
                <w:bCs w:val="0"/>
              </w:rPr>
            </w:pPr>
            <w:r w:rsidRPr="00F54546">
              <w:rPr>
                <w:b w:val="0"/>
                <w:bCs w:val="0"/>
              </w:rPr>
              <w:t>Model</w:t>
            </w:r>
          </w:p>
        </w:tc>
        <w:tc>
          <w:tcPr>
            <w:tcW w:w="3414" w:type="dxa"/>
          </w:tcPr>
          <w:p w14:paraId="77813119" w14:textId="33422784" w:rsidR="00F54546" w:rsidRPr="00F54546" w:rsidRDefault="00F54546" w:rsidP="00F54546">
            <w:pPr>
              <w:spacing w:after="0" w:line="276" w:lineRule="auto"/>
              <w:ind w:firstLine="0"/>
              <w:cnfStyle w:val="100000000000" w:firstRow="1" w:lastRow="0" w:firstColumn="0" w:lastColumn="0" w:oddVBand="0" w:evenVBand="0" w:oddHBand="0" w:evenHBand="0" w:firstRowFirstColumn="0" w:firstRowLastColumn="0" w:lastRowFirstColumn="0" w:lastRowLastColumn="0"/>
              <w:rPr>
                <w:b w:val="0"/>
                <w:bCs w:val="0"/>
              </w:rPr>
            </w:pPr>
            <w:r w:rsidRPr="00F54546">
              <w:rPr>
                <w:b w:val="0"/>
                <w:bCs w:val="0"/>
              </w:rPr>
              <w:t>Equation/s</w:t>
            </w:r>
          </w:p>
        </w:tc>
        <w:tc>
          <w:tcPr>
            <w:tcW w:w="2800" w:type="dxa"/>
          </w:tcPr>
          <w:p w14:paraId="32457283" w14:textId="1B44F7DF" w:rsidR="00F54546" w:rsidRPr="00F54546" w:rsidRDefault="00F54546" w:rsidP="00F54546">
            <w:pPr>
              <w:spacing w:after="0" w:line="276" w:lineRule="auto"/>
              <w:ind w:firstLine="0"/>
              <w:cnfStyle w:val="100000000000" w:firstRow="1" w:lastRow="0" w:firstColumn="0" w:lastColumn="0" w:oddVBand="0" w:evenVBand="0" w:oddHBand="0" w:evenHBand="0" w:firstRowFirstColumn="0" w:firstRowLastColumn="0" w:lastRowFirstColumn="0" w:lastRowLastColumn="0"/>
              <w:rPr>
                <w:b w:val="0"/>
                <w:bCs w:val="0"/>
              </w:rPr>
            </w:pPr>
            <w:r w:rsidRPr="00F54546">
              <w:rPr>
                <w:b w:val="0"/>
                <w:bCs w:val="0"/>
              </w:rPr>
              <w:t>Constant/s</w:t>
            </w:r>
          </w:p>
        </w:tc>
      </w:tr>
      <w:tr w:rsidR="00F54546" w14:paraId="1A996025"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bottom w:val="single" w:sz="4" w:space="0" w:color="FFFFFF" w:themeColor="background1"/>
            </w:tcBorders>
          </w:tcPr>
          <w:p w14:paraId="0FDD2CAD" w14:textId="5B2196B7" w:rsidR="00F54546" w:rsidRPr="00F54546" w:rsidRDefault="00F54546" w:rsidP="00F54546">
            <w:pPr>
              <w:spacing w:after="0" w:line="276" w:lineRule="auto"/>
              <w:ind w:firstLine="0"/>
              <w:rPr>
                <w:b w:val="0"/>
                <w:bCs w:val="0"/>
                <w:i/>
                <w:iCs/>
              </w:rPr>
            </w:pPr>
            <w:r>
              <w:rPr>
                <w:b w:val="0"/>
                <w:bCs w:val="0"/>
                <w:i/>
                <w:iCs/>
              </w:rPr>
              <w:t>Devolatilization</w:t>
            </w:r>
          </w:p>
        </w:tc>
        <w:tc>
          <w:tcPr>
            <w:tcW w:w="3414" w:type="dxa"/>
            <w:tcBorders>
              <w:bottom w:val="single" w:sz="4" w:space="0" w:color="FFFFFF" w:themeColor="background1"/>
            </w:tcBorders>
          </w:tcPr>
          <w:p w14:paraId="3307A52B" w14:textId="6E27C2E7" w:rsidR="00F54546" w:rsidRPr="00F54546" w:rsidRDefault="00F54546"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c>
          <w:tcPr>
            <w:tcW w:w="2800" w:type="dxa"/>
            <w:tcBorders>
              <w:bottom w:val="single" w:sz="4" w:space="0" w:color="FFFFFF" w:themeColor="background1"/>
            </w:tcBorders>
          </w:tcPr>
          <w:p w14:paraId="47581E90" w14:textId="648CA2B5" w:rsidR="00F54546" w:rsidRPr="00F54546" w:rsidRDefault="00F54546"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r>
      <w:tr w:rsidR="00F54546" w14:paraId="6D444E93"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090A1927" w14:textId="4BC8D4D0" w:rsidR="00F54546" w:rsidRPr="00F54546" w:rsidRDefault="00F54546" w:rsidP="00F54546">
            <w:pPr>
              <w:spacing w:after="0" w:line="276" w:lineRule="auto"/>
              <w:ind w:firstLine="0"/>
              <w:rPr>
                <w:b w:val="0"/>
                <w:bCs w:val="0"/>
              </w:rPr>
            </w:pPr>
            <w:r>
              <w:rPr>
                <w:b w:val="0"/>
                <w:bCs w:val="0"/>
              </w:rPr>
              <w:t>Single rate kinetic model</w:t>
            </w:r>
          </w:p>
        </w:tc>
        <w:tc>
          <w:tcPr>
            <w:tcW w:w="3414" w:type="dxa"/>
            <w:tcBorders>
              <w:top w:val="single" w:sz="4" w:space="0" w:color="FFFFFF" w:themeColor="background1"/>
              <w:bottom w:val="single" w:sz="4" w:space="0" w:color="FFFFFF" w:themeColor="background1"/>
            </w:tcBorders>
          </w:tcPr>
          <w:p w14:paraId="63739900" w14:textId="081E5F69" w:rsidR="00F54546" w:rsidRPr="006409E6" w:rsidRDefault="00AF2001"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f>
                  <m:fPr>
                    <m:ctrlPr>
                      <w:rPr>
                        <w:rFonts w:ascii="Cambria Math" w:hAnsi="Cambria Math"/>
                        <w:i/>
                        <w:sz w:val="18"/>
                        <w:szCs w:val="20"/>
                      </w:rPr>
                    </m:ctrlPr>
                  </m:fPr>
                  <m:num>
                    <m:r>
                      <w:rPr>
                        <w:rFonts w:ascii="Cambria Math" w:hAnsi="Cambria Math"/>
                        <w:sz w:val="18"/>
                        <w:szCs w:val="20"/>
                      </w:rPr>
                      <m:t>d</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vol</m:t>
                        </m:r>
                      </m:sub>
                    </m:sSub>
                  </m:num>
                  <m:den>
                    <m:r>
                      <w:rPr>
                        <w:rFonts w:ascii="Cambria Math" w:hAnsi="Cambria Math"/>
                        <w:sz w:val="18"/>
                        <w:szCs w:val="20"/>
                      </w:rPr>
                      <m:t>dt</m:t>
                    </m:r>
                  </m:den>
                </m:f>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vol</m:t>
                    </m:r>
                  </m:sub>
                </m:sSub>
                <m:d>
                  <m:dPr>
                    <m:ctrlPr>
                      <w:rPr>
                        <w:rFonts w:ascii="Cambria Math" w:hAnsi="Cambria Math"/>
                        <w:i/>
                        <w:sz w:val="18"/>
                        <w:szCs w:val="20"/>
                      </w:rPr>
                    </m:ctrlPr>
                  </m:dPr>
                  <m:e>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0,vol</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vol</m:t>
                        </m:r>
                      </m:sub>
                    </m:sSub>
                  </m:e>
                </m:d>
              </m:oMath>
            </m:oMathPara>
          </w:p>
        </w:tc>
        <w:tc>
          <w:tcPr>
            <w:tcW w:w="2800" w:type="dxa"/>
            <w:tcBorders>
              <w:top w:val="single" w:sz="4" w:space="0" w:color="FFFFFF" w:themeColor="background1"/>
              <w:bottom w:val="single" w:sz="4" w:space="0" w:color="FFFFFF" w:themeColor="background1"/>
            </w:tcBorders>
          </w:tcPr>
          <w:p w14:paraId="64C178CD" w14:textId="60E7DCA0" w:rsidR="00F54546" w:rsidRPr="006409E6" w:rsidRDefault="00AF2001"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vol</m:t>
                    </m:r>
                  </m:sub>
                </m:sSub>
                <m:r>
                  <w:rPr>
                    <w:rFonts w:ascii="Cambria Math" w:hAnsi="Cambria Math"/>
                    <w:sz w:val="18"/>
                    <w:szCs w:val="20"/>
                  </w:rPr>
                  <m:t>=2×</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5</m:t>
                    </m:r>
                  </m:sup>
                </m:sSup>
                <m:d>
                  <m:dPr>
                    <m:begChr m:val="["/>
                    <m:endChr m:val="]"/>
                    <m:ctrlPr>
                      <w:rPr>
                        <w:rFonts w:ascii="Cambria Math" w:hAnsi="Cambria Math"/>
                        <w:i/>
                        <w:sz w:val="18"/>
                        <w:szCs w:val="20"/>
                      </w:rPr>
                    </m:ctrlPr>
                  </m:dPr>
                  <m:e>
                    <m:sSup>
                      <m:sSupPr>
                        <m:ctrlPr>
                          <w:rPr>
                            <w:rFonts w:ascii="Cambria Math" w:hAnsi="Cambria Math"/>
                            <w:i/>
                            <w:sz w:val="18"/>
                            <w:szCs w:val="20"/>
                          </w:rPr>
                        </m:ctrlPr>
                      </m:sSupPr>
                      <m:e>
                        <m:r>
                          <w:rPr>
                            <w:rFonts w:ascii="Cambria Math" w:hAnsi="Cambria Math"/>
                            <w:sz w:val="18"/>
                            <w:szCs w:val="20"/>
                          </w:rPr>
                          <m:t>s</m:t>
                        </m:r>
                      </m:e>
                      <m:sup>
                        <m:r>
                          <w:rPr>
                            <w:rFonts w:ascii="Cambria Math" w:hAnsi="Cambria Math"/>
                            <w:sz w:val="18"/>
                            <w:szCs w:val="20"/>
                          </w:rPr>
                          <m:t>-1</m:t>
                        </m:r>
                      </m:sup>
                    </m:sSup>
                  </m:e>
                </m:d>
                <m:r>
                  <w:rPr>
                    <w:rFonts w:ascii="Cambria Math" w:hAnsi="Cambria Math"/>
                    <w:sz w:val="18"/>
                    <w:szCs w:val="20"/>
                  </w:rPr>
                  <m:t>,</m:t>
                </m:r>
              </m:oMath>
            </m:oMathPara>
          </w:p>
        </w:tc>
      </w:tr>
      <w:tr w:rsidR="00F54546" w14:paraId="18A7EC42"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70875223" w14:textId="77777777" w:rsidR="00F54546" w:rsidRPr="00F54546" w:rsidRDefault="00F54546" w:rsidP="00F5454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126708EC" w14:textId="10A9608F" w:rsidR="00F54546" w:rsidRPr="006409E6" w:rsidRDefault="00AF2001"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vol</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vol</m:t>
                    </m:r>
                  </m:sub>
                </m:sSub>
                <m:r>
                  <m:rPr>
                    <m:sty m:val="p"/>
                  </m:rPr>
                  <w:rPr>
                    <w:rFonts w:ascii="Cambria Math" w:hAnsi="Cambria Math"/>
                    <w:sz w:val="18"/>
                    <w:szCs w:val="20"/>
                  </w:rPr>
                  <m:t>exp⁡</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a,vol</m:t>
                        </m:r>
                      </m:sub>
                    </m:sSub>
                  </m:num>
                  <m:den>
                    <m:r>
                      <w:rPr>
                        <w:rFonts w:ascii="Cambria Math" w:hAnsi="Cambria Math"/>
                        <w:sz w:val="18"/>
                        <w:szCs w:val="20"/>
                      </w:rPr>
                      <m:t>R</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15CDF11F" w14:textId="258B46AC" w:rsidR="00F54546" w:rsidRPr="006409E6" w:rsidRDefault="00AF2001"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a,vol</m:t>
                    </m:r>
                  </m:sub>
                </m:sSub>
                <m:r>
                  <w:rPr>
                    <w:rFonts w:ascii="Cambria Math" w:hAnsi="Cambria Math"/>
                    <w:sz w:val="18"/>
                    <w:szCs w:val="20"/>
                  </w:rPr>
                  <m:t>=6.7×</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7</m:t>
                    </m:r>
                  </m:sup>
                </m:sSup>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J</m:t>
                        </m:r>
                      </m:num>
                      <m:den>
                        <m:r>
                          <w:rPr>
                            <w:rFonts w:ascii="Cambria Math" w:hAnsi="Cambria Math"/>
                            <w:sz w:val="18"/>
                            <w:szCs w:val="20"/>
                          </w:rPr>
                          <m:t>kmol</m:t>
                        </m:r>
                      </m:den>
                    </m:f>
                  </m:e>
                </m:d>
                <m:r>
                  <w:rPr>
                    <w:rFonts w:ascii="Cambria Math" w:hAnsi="Cambria Math"/>
                    <w:sz w:val="18"/>
                    <w:szCs w:val="20"/>
                  </w:rPr>
                  <m:t>-[25]</m:t>
                </m:r>
              </m:oMath>
            </m:oMathPara>
          </w:p>
        </w:tc>
      </w:tr>
      <w:tr w:rsidR="00F54546" w14:paraId="5D9F1A1A"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7D1F6A14" w14:textId="6C6B7E58" w:rsidR="00F54546" w:rsidRPr="00F54546" w:rsidRDefault="00F54546" w:rsidP="00F54546">
            <w:pPr>
              <w:spacing w:after="0" w:line="276" w:lineRule="auto"/>
              <w:ind w:firstLine="0"/>
              <w:rPr>
                <w:b w:val="0"/>
                <w:bCs w:val="0"/>
                <w:i/>
                <w:iCs/>
              </w:rPr>
            </w:pPr>
            <w:r>
              <w:rPr>
                <w:b w:val="0"/>
                <w:bCs w:val="0"/>
                <w:i/>
                <w:iCs/>
              </w:rPr>
              <w:t>Char oxidation</w:t>
            </w:r>
          </w:p>
        </w:tc>
        <w:tc>
          <w:tcPr>
            <w:tcW w:w="3414" w:type="dxa"/>
            <w:tcBorders>
              <w:top w:val="single" w:sz="4" w:space="0" w:color="FFFFFF" w:themeColor="background1"/>
              <w:bottom w:val="single" w:sz="4" w:space="0" w:color="FFFFFF" w:themeColor="background1"/>
            </w:tcBorders>
          </w:tcPr>
          <w:p w14:paraId="393573C2" w14:textId="77777777" w:rsidR="00F54546" w:rsidRPr="00F54546" w:rsidRDefault="00F54546"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c>
          <w:tcPr>
            <w:tcW w:w="2800" w:type="dxa"/>
            <w:tcBorders>
              <w:top w:val="single" w:sz="4" w:space="0" w:color="FFFFFF" w:themeColor="background1"/>
              <w:bottom w:val="single" w:sz="4" w:space="0" w:color="FFFFFF" w:themeColor="background1"/>
            </w:tcBorders>
          </w:tcPr>
          <w:p w14:paraId="52A6A1EE" w14:textId="77777777" w:rsidR="00F54546" w:rsidRPr="00F54546" w:rsidRDefault="00F54546"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r w:rsidR="006409E6" w14:paraId="22C0D0B3"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3BB92DD7" w14:textId="6F9F1A24" w:rsidR="006409E6" w:rsidRPr="00F54546" w:rsidRDefault="006409E6" w:rsidP="006409E6">
            <w:pPr>
              <w:spacing w:after="0" w:line="276" w:lineRule="auto"/>
              <w:ind w:firstLine="0"/>
              <w:rPr>
                <w:b w:val="0"/>
                <w:bCs w:val="0"/>
              </w:rPr>
            </w:pPr>
            <w:r>
              <w:rPr>
                <w:b w:val="0"/>
                <w:bCs w:val="0"/>
              </w:rPr>
              <w:t xml:space="preserve">Diffusion/kinetic - </w:t>
            </w:r>
            <w:r w:rsidRPr="00F54546">
              <w:rPr>
                <w:b w:val="0"/>
                <w:bCs w:val="0"/>
              </w:rPr>
              <w:t>[</w:t>
            </w:r>
            <w:r>
              <w:rPr>
                <w:b w:val="0"/>
                <w:bCs w:val="0"/>
              </w:rPr>
              <w:t>26</w:t>
            </w:r>
            <w:r w:rsidRPr="00F54546">
              <w:rPr>
                <w:b w:val="0"/>
                <w:bCs w:val="0"/>
              </w:rPr>
              <w:t>].</w:t>
            </w:r>
          </w:p>
        </w:tc>
        <w:tc>
          <w:tcPr>
            <w:tcW w:w="3414" w:type="dxa"/>
            <w:tcBorders>
              <w:top w:val="single" w:sz="4" w:space="0" w:color="FFFFFF" w:themeColor="background1"/>
              <w:bottom w:val="single" w:sz="4" w:space="0" w:color="FFFFFF" w:themeColor="background1"/>
            </w:tcBorders>
          </w:tcPr>
          <w:p w14:paraId="4A205524" w14:textId="021CB2B6" w:rsidR="006409E6" w:rsidRPr="006409E6" w:rsidRDefault="00AF2001"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f>
                  <m:fPr>
                    <m:ctrlPr>
                      <w:rPr>
                        <w:rFonts w:ascii="Cambria Math" w:hAnsi="Cambria Math"/>
                        <w:i/>
                        <w:sz w:val="18"/>
                        <w:szCs w:val="20"/>
                      </w:rPr>
                    </m:ctrlPr>
                  </m:fPr>
                  <m:num>
                    <m:r>
                      <w:rPr>
                        <w:rFonts w:ascii="Cambria Math" w:hAnsi="Cambria Math"/>
                        <w:sz w:val="18"/>
                        <w:szCs w:val="20"/>
                      </w:rPr>
                      <m:t>d</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char</m:t>
                        </m:r>
                      </m:sub>
                    </m:sSub>
                  </m:num>
                  <m:den>
                    <m:r>
                      <w:rPr>
                        <w:rFonts w:ascii="Cambria Math" w:hAnsi="Cambria Math"/>
                        <w:sz w:val="18"/>
                        <w:szCs w:val="20"/>
                      </w:rPr>
                      <m:t>dt</m:t>
                    </m:r>
                  </m:den>
                </m:f>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p</m:t>
                    </m:r>
                  </m:sub>
                </m:sSub>
                <m:sSub>
                  <m:sSubPr>
                    <m:ctrlPr>
                      <w:rPr>
                        <w:rFonts w:ascii="Cambria Math" w:hAnsi="Cambria Math"/>
                        <w:i/>
                        <w:sz w:val="18"/>
                        <w:szCs w:val="20"/>
                      </w:rPr>
                    </m:ctrlPr>
                  </m:sSubPr>
                  <m:e>
                    <m:r>
                      <w:rPr>
                        <w:rFonts w:ascii="Cambria Math" w:hAnsi="Cambria Math"/>
                        <w:sz w:val="18"/>
                        <w:szCs w:val="20"/>
                      </w:rPr>
                      <m:t>p</m:t>
                    </m:r>
                  </m:e>
                  <m:sub>
                    <m:sSub>
                      <m:sSubPr>
                        <m:ctrlPr>
                          <w:rPr>
                            <w:rFonts w:ascii="Cambria Math" w:hAnsi="Cambria Math"/>
                            <w:i/>
                            <w:sz w:val="18"/>
                            <w:szCs w:val="20"/>
                          </w:rPr>
                        </m:ctrlPr>
                      </m:sSubPr>
                      <m:e>
                        <m:r>
                          <w:rPr>
                            <w:rFonts w:ascii="Cambria Math" w:hAnsi="Cambria Math"/>
                            <w:sz w:val="18"/>
                            <w:szCs w:val="20"/>
                          </w:rPr>
                          <m:t>O</m:t>
                        </m:r>
                      </m:e>
                      <m:sub>
                        <m:r>
                          <w:rPr>
                            <w:rFonts w:ascii="Cambria Math" w:hAnsi="Cambria Math"/>
                            <w:sz w:val="18"/>
                            <w:szCs w:val="20"/>
                          </w:rPr>
                          <m:t>2</m:t>
                        </m:r>
                      </m:sub>
                    </m:sSub>
                  </m:sub>
                </m:sSub>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num>
                  <m:den>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den>
                </m:f>
              </m:oMath>
            </m:oMathPara>
          </w:p>
        </w:tc>
        <w:tc>
          <w:tcPr>
            <w:tcW w:w="2800" w:type="dxa"/>
            <w:tcBorders>
              <w:top w:val="single" w:sz="4" w:space="0" w:color="FFFFFF" w:themeColor="background1"/>
              <w:bottom w:val="single" w:sz="4" w:space="0" w:color="FFFFFF" w:themeColor="background1"/>
            </w:tcBorders>
          </w:tcPr>
          <w:p w14:paraId="556F1D38" w14:textId="7B137D1B" w:rsidR="006409E6" w:rsidRPr="006409E6" w:rsidRDefault="00AF2001"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c</m:t>
                    </m:r>
                  </m:sub>
                </m:sSub>
                <m:r>
                  <w:rPr>
                    <w:rFonts w:ascii="Cambria Math" w:hAnsi="Cambria Math"/>
                    <w:sz w:val="18"/>
                    <w:szCs w:val="20"/>
                  </w:rPr>
                  <m:t>=0.0053</m:t>
                </m:r>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kg</m:t>
                        </m:r>
                      </m:num>
                      <m:den>
                        <m:sSup>
                          <m:sSupPr>
                            <m:ctrlPr>
                              <w:rPr>
                                <w:rFonts w:ascii="Cambria Math" w:hAnsi="Cambria Math"/>
                                <w:i/>
                                <w:sz w:val="18"/>
                                <w:szCs w:val="20"/>
                              </w:rPr>
                            </m:ctrlPr>
                          </m:sSupPr>
                          <m:e>
                            <m:r>
                              <w:rPr>
                                <w:rFonts w:ascii="Cambria Math" w:hAnsi="Cambria Math"/>
                                <w:sz w:val="18"/>
                                <w:szCs w:val="20"/>
                              </w:rPr>
                              <m:t>m</m:t>
                            </m:r>
                          </m:e>
                          <m:sup>
                            <m:r>
                              <w:rPr>
                                <w:rFonts w:ascii="Cambria Math" w:hAnsi="Cambria Math"/>
                                <w:sz w:val="18"/>
                                <w:szCs w:val="20"/>
                              </w:rPr>
                              <m:t>2</m:t>
                            </m:r>
                          </m:sup>
                        </m:sSup>
                        <m:r>
                          <w:rPr>
                            <w:rFonts w:ascii="Cambria Math" w:hAnsi="Cambria Math"/>
                            <w:sz w:val="18"/>
                            <w:szCs w:val="20"/>
                          </w:rPr>
                          <m:t>sPa</m:t>
                        </m:r>
                      </m:den>
                    </m:f>
                  </m:e>
                </m:d>
                <m:r>
                  <w:rPr>
                    <w:rFonts w:ascii="Cambria Math" w:hAnsi="Cambria Math"/>
                    <w:sz w:val="18"/>
                    <w:szCs w:val="20"/>
                  </w:rPr>
                  <m:t>,</m:t>
                </m:r>
              </m:oMath>
            </m:oMathPara>
          </w:p>
        </w:tc>
      </w:tr>
      <w:tr w:rsidR="006409E6" w14:paraId="3F05ACEF"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5A133752" w14:textId="77777777" w:rsidR="006409E6" w:rsidRPr="00F54546" w:rsidRDefault="006409E6" w:rsidP="006409E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2E3E2BE4" w14:textId="145F42A7" w:rsidR="006409E6" w:rsidRPr="006409E6" w:rsidRDefault="00AF2001"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c</m:t>
                    </m:r>
                  </m:sub>
                </m:sSub>
                <m:r>
                  <m:rPr>
                    <m:sty m:val="p"/>
                  </m:rPr>
                  <w:rPr>
                    <w:rFonts w:ascii="Cambria Math" w:hAnsi="Cambria Math"/>
                    <w:sz w:val="18"/>
                    <w:szCs w:val="20"/>
                  </w:rPr>
                  <m:t>exp⁡</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a,c</m:t>
                        </m:r>
                      </m:sub>
                    </m:sSub>
                  </m:num>
                  <m:den>
                    <m:r>
                      <w:rPr>
                        <w:rFonts w:ascii="Cambria Math" w:hAnsi="Cambria Math"/>
                        <w:sz w:val="18"/>
                        <w:szCs w:val="20"/>
                      </w:rPr>
                      <m:t>R</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2226A146" w14:textId="7FD5C215" w:rsidR="006409E6" w:rsidRPr="006409E6" w:rsidRDefault="00AF2001"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a,c</m:t>
                    </m:r>
                  </m:sub>
                </m:sSub>
                <m:r>
                  <w:rPr>
                    <w:rFonts w:ascii="Cambria Math" w:hAnsi="Cambria Math"/>
                    <w:sz w:val="18"/>
                    <w:szCs w:val="20"/>
                  </w:rPr>
                  <m:t>=8.37×</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7</m:t>
                    </m:r>
                  </m:sup>
                </m:sSup>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J</m:t>
                        </m:r>
                      </m:num>
                      <m:den>
                        <m:r>
                          <w:rPr>
                            <w:rFonts w:ascii="Cambria Math" w:hAnsi="Cambria Math"/>
                            <w:sz w:val="18"/>
                            <w:szCs w:val="20"/>
                          </w:rPr>
                          <m:t>kmol</m:t>
                        </m:r>
                      </m:den>
                    </m:f>
                  </m:e>
                </m:d>
                <m:r>
                  <w:rPr>
                    <w:rFonts w:ascii="Cambria Math" w:hAnsi="Cambria Math"/>
                    <w:sz w:val="18"/>
                    <w:szCs w:val="20"/>
                  </w:rPr>
                  <m:t>-[25]</m:t>
                </m:r>
              </m:oMath>
            </m:oMathPara>
          </w:p>
        </w:tc>
      </w:tr>
      <w:tr w:rsidR="006409E6" w14:paraId="77C4B14E"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57C810A2" w14:textId="6C3B58BA" w:rsidR="006409E6" w:rsidRPr="00F54546" w:rsidRDefault="006409E6" w:rsidP="006409E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3132FF74" w14:textId="2AAE5D2E" w:rsidR="006409E6" w:rsidRPr="006409E6" w:rsidRDefault="00AF2001"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r>
                  <w:rPr>
                    <w:rFonts w:ascii="Cambria Math" w:hAnsi="Cambria Math"/>
                    <w:sz w:val="18"/>
                    <w:szCs w:val="20"/>
                  </w:rPr>
                  <m:t>=</m:t>
                </m:r>
                <m:f>
                  <m:fPr>
                    <m:ctrlPr>
                      <w:rPr>
                        <w:rFonts w:ascii="Cambria Math" w:hAnsi="Cambria Math"/>
                        <w:i/>
                        <w:sz w:val="18"/>
                        <w:szCs w:val="20"/>
                      </w:rPr>
                    </m:ctrlPr>
                  </m:fPr>
                  <m:num>
                    <m:r>
                      <w:rPr>
                        <w:rFonts w:ascii="Cambria Math" w:hAnsi="Cambria Math"/>
                        <w:sz w:val="18"/>
                        <w:szCs w:val="20"/>
                      </w:rPr>
                      <m:t>5×</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-12</m:t>
                        </m:r>
                      </m:sup>
                    </m:sSup>
                  </m:num>
                  <m:den>
                    <m:sSub>
                      <m:sSubPr>
                        <m:ctrlPr>
                          <w:rPr>
                            <w:rFonts w:ascii="Cambria Math" w:hAnsi="Cambria Math"/>
                            <w:i/>
                            <w:sz w:val="18"/>
                            <w:szCs w:val="20"/>
                          </w:rPr>
                        </m:ctrlPr>
                      </m:sSubPr>
                      <m:e>
                        <m:r>
                          <w:rPr>
                            <w:rFonts w:ascii="Cambria Math" w:hAnsi="Cambria Math"/>
                            <w:sz w:val="18"/>
                            <w:szCs w:val="20"/>
                          </w:rPr>
                          <m:t>d</m:t>
                        </m:r>
                      </m:e>
                      <m:sub>
                        <m:r>
                          <w:rPr>
                            <w:rFonts w:ascii="Cambria Math" w:hAnsi="Cambria Math"/>
                            <w:sz w:val="18"/>
                            <w:szCs w:val="20"/>
                          </w:rPr>
                          <m:t>p</m:t>
                        </m:r>
                      </m:sub>
                    </m:sSub>
                  </m:den>
                </m:f>
                <m:sSup>
                  <m:sSupPr>
                    <m:ctrlPr>
                      <w:rPr>
                        <w:rFonts w:ascii="Cambria Math" w:hAnsi="Cambria Math"/>
                        <w:i/>
                        <w:sz w:val="18"/>
                        <w:szCs w:val="20"/>
                      </w:rPr>
                    </m:ctrlPr>
                  </m:sSupPr>
                  <m:e>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g</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num>
                      <m:den>
                        <m:r>
                          <w:rPr>
                            <w:rFonts w:ascii="Cambria Math" w:hAnsi="Cambria Math"/>
                            <w:sz w:val="18"/>
                            <w:szCs w:val="20"/>
                          </w:rPr>
                          <m:t>2</m:t>
                        </m:r>
                      </m:den>
                    </m:f>
                    <m:r>
                      <w:rPr>
                        <w:rFonts w:ascii="Cambria Math" w:hAnsi="Cambria Math"/>
                        <w:sz w:val="18"/>
                        <w:szCs w:val="20"/>
                      </w:rPr>
                      <m:t>)</m:t>
                    </m:r>
                  </m:e>
                  <m:sup>
                    <m:r>
                      <w:rPr>
                        <w:rFonts w:ascii="Cambria Math" w:hAnsi="Cambria Math"/>
                        <w:sz w:val="18"/>
                        <w:szCs w:val="20"/>
                      </w:rPr>
                      <m:t>0.75</m:t>
                    </m:r>
                  </m:sup>
                </m:sSup>
              </m:oMath>
            </m:oMathPara>
          </w:p>
        </w:tc>
        <w:tc>
          <w:tcPr>
            <w:tcW w:w="2800" w:type="dxa"/>
            <w:tcBorders>
              <w:top w:val="single" w:sz="4" w:space="0" w:color="FFFFFF" w:themeColor="background1"/>
              <w:bottom w:val="single" w:sz="4" w:space="0" w:color="FFFFFF" w:themeColor="background1"/>
            </w:tcBorders>
          </w:tcPr>
          <w:p w14:paraId="0C7ECE80" w14:textId="77777777" w:rsidR="006409E6" w:rsidRPr="00F54546" w:rsidRDefault="006409E6"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r>
      <w:tr w:rsidR="006409E6" w14:paraId="7FB46F6B" w14:textId="77777777" w:rsidTr="00BD0AB3">
        <w:tc>
          <w:tcPr>
            <w:cnfStyle w:val="001000000000" w:firstRow="0" w:lastRow="0" w:firstColumn="1" w:lastColumn="0" w:oddVBand="0" w:evenVBand="0" w:oddHBand="0" w:evenHBand="0" w:firstRowFirstColumn="0" w:firstRowLastColumn="0" w:lastRowFirstColumn="0" w:lastRowLastColumn="0"/>
            <w:tcW w:w="6521" w:type="dxa"/>
            <w:gridSpan w:val="2"/>
            <w:tcBorders>
              <w:bottom w:val="single" w:sz="4" w:space="0" w:color="FFFFFF" w:themeColor="background1"/>
            </w:tcBorders>
          </w:tcPr>
          <w:p w14:paraId="372A0F31" w14:textId="782EB047" w:rsidR="006409E6" w:rsidRPr="00F54546" w:rsidRDefault="006409E6" w:rsidP="006409E6">
            <w:pPr>
              <w:spacing w:after="0" w:line="276" w:lineRule="auto"/>
              <w:ind w:firstLine="0"/>
              <w:rPr>
                <w:i/>
                <w:iCs/>
              </w:rPr>
            </w:pPr>
            <w:r w:rsidRPr="00F54546">
              <w:rPr>
                <w:b w:val="0"/>
                <w:bCs w:val="0"/>
                <w:i/>
                <w:iCs/>
              </w:rPr>
              <w:t>Gaseous reactions of volatiles and CO</w:t>
            </w:r>
          </w:p>
        </w:tc>
        <w:tc>
          <w:tcPr>
            <w:tcW w:w="2800" w:type="dxa"/>
            <w:tcBorders>
              <w:top w:val="single" w:sz="4" w:space="0" w:color="FFFFFF" w:themeColor="background1"/>
              <w:bottom w:val="single" w:sz="4" w:space="0" w:color="FFFFFF" w:themeColor="background1"/>
            </w:tcBorders>
          </w:tcPr>
          <w:p w14:paraId="6395AA55" w14:textId="77777777" w:rsidR="006409E6" w:rsidRPr="00F54546" w:rsidRDefault="006409E6"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r w:rsidR="006409E6" w14:paraId="0FA84F06"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3B75B70F" w14:textId="0134E88C" w:rsidR="006409E6" w:rsidRPr="00F54546" w:rsidRDefault="006409E6" w:rsidP="006409E6">
            <w:pPr>
              <w:spacing w:after="0" w:line="276" w:lineRule="auto"/>
              <w:ind w:firstLine="0"/>
              <w:rPr>
                <w:b w:val="0"/>
                <w:bCs w:val="0"/>
              </w:rPr>
            </w:pPr>
            <w:r>
              <w:rPr>
                <w:b w:val="0"/>
                <w:bCs w:val="0"/>
              </w:rPr>
              <w:t xml:space="preserve">Eddy dissipation model - </w:t>
            </w:r>
            <w:r w:rsidRPr="00F54546">
              <w:rPr>
                <w:b w:val="0"/>
                <w:bCs w:val="0"/>
              </w:rPr>
              <w:t>[</w:t>
            </w:r>
            <w:r>
              <w:rPr>
                <w:b w:val="0"/>
                <w:bCs w:val="0"/>
              </w:rPr>
              <w:t>27</w:t>
            </w:r>
            <w:r w:rsidRPr="00F54546">
              <w:rPr>
                <w:b w:val="0"/>
                <w:bCs w:val="0"/>
              </w:rPr>
              <w:t>].</w:t>
            </w:r>
          </w:p>
        </w:tc>
        <w:tc>
          <w:tcPr>
            <w:tcW w:w="3414" w:type="dxa"/>
            <w:tcBorders>
              <w:top w:val="single" w:sz="4" w:space="0" w:color="FFFFFF" w:themeColor="background1"/>
              <w:bottom w:val="single" w:sz="4" w:space="0" w:color="FFFFFF" w:themeColor="background1"/>
            </w:tcBorders>
          </w:tcPr>
          <w:p w14:paraId="2DFC9184" w14:textId="1D459ECC" w:rsidR="006409E6" w:rsidRPr="006409E6" w:rsidRDefault="00AF2001"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k,r,P</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k,r</m:t>
                    </m:r>
                  </m:sub>
                </m:sSub>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w,k</m:t>
                    </m:r>
                  </m:sub>
                </m:sSub>
                <m:r>
                  <w:rPr>
                    <w:rFonts w:ascii="Cambria Math" w:hAnsi="Cambria Math"/>
                    <w:sz w:val="18"/>
                    <w:szCs w:val="20"/>
                  </w:rPr>
                  <m:t>ABρ</m:t>
                </m:r>
                <m:f>
                  <m:fPr>
                    <m:ctrlPr>
                      <w:rPr>
                        <w:rFonts w:ascii="Cambria Math" w:hAnsi="Cambria Math"/>
                        <w:i/>
                        <w:sz w:val="18"/>
                        <w:szCs w:val="20"/>
                      </w:rPr>
                    </m:ctrlPr>
                  </m:fPr>
                  <m:num>
                    <m:r>
                      <w:rPr>
                        <w:rFonts w:ascii="Cambria Math" w:hAnsi="Cambria Math"/>
                        <w:sz w:val="18"/>
                        <w:szCs w:val="20"/>
                      </w:rPr>
                      <m:t>ε</m:t>
                    </m:r>
                  </m:num>
                  <m:den>
                    <m:r>
                      <w:rPr>
                        <w:rFonts w:ascii="Cambria Math" w:hAnsi="Cambria Math"/>
                        <w:sz w:val="18"/>
                        <w:szCs w:val="20"/>
                      </w:rPr>
                      <m:t>k</m:t>
                    </m:r>
                  </m:den>
                </m:f>
                <m:r>
                  <m:rPr>
                    <m:sty m:val="p"/>
                  </m:rPr>
                  <w:rPr>
                    <w:rFonts w:ascii="Cambria Math" w:hAnsi="Cambria Math"/>
                    <w:sz w:val="18"/>
                    <w:szCs w:val="20"/>
                  </w:rPr>
                  <m:t>min⁡</m:t>
                </m:r>
                <m:r>
                  <w:rPr>
                    <w:rFonts w:ascii="Cambria Math" w:hAnsi="Cambria Math"/>
                    <w:sz w:val="18"/>
                    <w:szCs w:val="20"/>
                  </w:rPr>
                  <m:t>(</m:t>
                </m:r>
                <m:f>
                  <m:fPr>
                    <m:ctrlPr>
                      <w:rPr>
                        <w:rFonts w:ascii="Cambria Math" w:hAnsi="Cambria Math"/>
                        <w:i/>
                        <w:sz w:val="18"/>
                        <w:szCs w:val="20"/>
                      </w:rPr>
                    </m:ctrlPr>
                  </m:fPr>
                  <m:num>
                    <m:nary>
                      <m:naryPr>
                        <m:chr m:val="∑"/>
                        <m:limLoc m:val="undOvr"/>
                        <m:supHide m:val="1"/>
                        <m:ctrlPr>
                          <w:rPr>
                            <w:rFonts w:ascii="Cambria Math" w:hAnsi="Cambria Math"/>
                            <w:i/>
                            <w:sz w:val="18"/>
                            <w:szCs w:val="20"/>
                          </w:rPr>
                        </m:ctrlPr>
                      </m:naryPr>
                      <m:sub>
                        <m:r>
                          <w:rPr>
                            <w:rFonts w:ascii="Cambria Math" w:hAnsi="Cambria Math"/>
                            <w:sz w:val="18"/>
                            <w:szCs w:val="20"/>
                          </w:rPr>
                          <m:t>p</m:t>
                        </m:r>
                      </m:sub>
                      <m:sup/>
                      <m:e>
                        <m:sSub>
                          <m:sSubPr>
                            <m:ctrlPr>
                              <w:rPr>
                                <w:rFonts w:ascii="Cambria Math" w:hAnsi="Cambria Math"/>
                                <w:i/>
                                <w:sz w:val="18"/>
                                <w:szCs w:val="20"/>
                              </w:rPr>
                            </m:ctrlPr>
                          </m:sSubPr>
                          <m:e>
                            <m:r>
                              <w:rPr>
                                <w:rFonts w:ascii="Cambria Math" w:hAnsi="Cambria Math"/>
                                <w:sz w:val="18"/>
                                <w:szCs w:val="20"/>
                              </w:rPr>
                              <m:t>Y</m:t>
                            </m:r>
                          </m:e>
                          <m:sub>
                            <m:r>
                              <w:rPr>
                                <w:rFonts w:ascii="Cambria Math" w:hAnsi="Cambria Math"/>
                                <w:sz w:val="18"/>
                                <w:szCs w:val="20"/>
                              </w:rPr>
                              <m:t>p</m:t>
                            </m:r>
                          </m:sub>
                        </m:sSub>
                      </m:e>
                    </m:nary>
                  </m:num>
                  <m:den>
                    <m:nary>
                      <m:naryPr>
                        <m:chr m:val="∑"/>
                        <m:limLoc m:val="undOvr"/>
                        <m:supHide m:val="1"/>
                        <m:ctrlPr>
                          <w:rPr>
                            <w:rFonts w:ascii="Cambria Math" w:hAnsi="Cambria Math"/>
                            <w:i/>
                            <w:sz w:val="18"/>
                            <w:szCs w:val="20"/>
                          </w:rPr>
                        </m:ctrlPr>
                      </m:naryPr>
                      <m:sub>
                        <m:r>
                          <w:rPr>
                            <w:rFonts w:ascii="Cambria Math" w:hAnsi="Cambria Math"/>
                            <w:sz w:val="18"/>
                            <w:szCs w:val="20"/>
                          </w:rPr>
                          <m:t>j</m:t>
                        </m:r>
                      </m:sub>
                      <m:sup/>
                      <m:e>
                        <m:sSub>
                          <m:sSubPr>
                            <m:ctrlPr>
                              <w:rPr>
                                <w:rFonts w:ascii="Cambria Math" w:hAnsi="Cambria Math"/>
                                <w:i/>
                                <w:sz w:val="18"/>
                                <w:szCs w:val="20"/>
                              </w:rPr>
                            </m:ctrlPr>
                          </m:sSubPr>
                          <m:e>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j,r</m:t>
                                </m:r>
                              </m:sub>
                            </m:sSub>
                            <m:r>
                              <w:rPr>
                                <w:rFonts w:ascii="Cambria Math" w:hAnsi="Cambria Math"/>
                                <w:sz w:val="18"/>
                                <w:szCs w:val="20"/>
                              </w:rPr>
                              <m:t>M</m:t>
                            </m:r>
                          </m:e>
                          <m:sub>
                            <m:r>
                              <w:rPr>
                                <w:rFonts w:ascii="Cambria Math" w:hAnsi="Cambria Math"/>
                                <w:sz w:val="18"/>
                                <w:szCs w:val="20"/>
                              </w:rPr>
                              <m:t>w,j</m:t>
                            </m:r>
                          </m:sub>
                        </m:sSub>
                      </m:e>
                    </m:nary>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4D675157" w14:textId="6FDEF996" w:rsidR="006409E6" w:rsidRPr="00BD0AB3" w:rsidRDefault="00BD0AB3"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hAnsi="Cambria Math"/>
                    <w:sz w:val="18"/>
                    <w:szCs w:val="20"/>
                  </w:rPr>
                  <m:t>A=4.0, B=0.5</m:t>
                </m:r>
              </m:oMath>
            </m:oMathPara>
          </w:p>
        </w:tc>
      </w:tr>
      <w:tr w:rsidR="006409E6" w14:paraId="733A4C23"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tcBorders>
          </w:tcPr>
          <w:p w14:paraId="2E00CED5" w14:textId="77777777" w:rsidR="006409E6" w:rsidRDefault="006409E6" w:rsidP="006409E6">
            <w:pPr>
              <w:spacing w:after="0" w:line="276" w:lineRule="auto"/>
              <w:ind w:firstLine="0"/>
              <w:rPr>
                <w:b w:val="0"/>
                <w:bCs w:val="0"/>
              </w:rPr>
            </w:pPr>
          </w:p>
        </w:tc>
        <w:tc>
          <w:tcPr>
            <w:tcW w:w="3414" w:type="dxa"/>
            <w:tcBorders>
              <w:top w:val="single" w:sz="4" w:space="0" w:color="FFFFFF" w:themeColor="background1"/>
            </w:tcBorders>
          </w:tcPr>
          <w:p w14:paraId="700B83C3" w14:textId="0C5CADB7" w:rsidR="006409E6" w:rsidRPr="0019276B" w:rsidRDefault="00AF2001"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k,r,R</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k,r</m:t>
                    </m:r>
                  </m:sub>
                </m:sSub>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w,k</m:t>
                    </m:r>
                  </m:sub>
                </m:sSub>
                <m:r>
                  <w:rPr>
                    <w:rFonts w:ascii="Cambria Math" w:hAnsi="Cambria Math"/>
                    <w:sz w:val="18"/>
                    <w:szCs w:val="20"/>
                  </w:rPr>
                  <m:t>Aρ</m:t>
                </m:r>
                <m:f>
                  <m:fPr>
                    <m:ctrlPr>
                      <w:rPr>
                        <w:rFonts w:ascii="Cambria Math" w:hAnsi="Cambria Math"/>
                        <w:i/>
                        <w:sz w:val="18"/>
                        <w:szCs w:val="20"/>
                      </w:rPr>
                    </m:ctrlPr>
                  </m:fPr>
                  <m:num>
                    <m:r>
                      <w:rPr>
                        <w:rFonts w:ascii="Cambria Math" w:hAnsi="Cambria Math"/>
                        <w:sz w:val="18"/>
                        <w:szCs w:val="20"/>
                      </w:rPr>
                      <m:t>ε</m:t>
                    </m:r>
                  </m:num>
                  <m:den>
                    <m:r>
                      <w:rPr>
                        <w:rFonts w:ascii="Cambria Math" w:hAnsi="Cambria Math"/>
                        <w:sz w:val="18"/>
                        <w:szCs w:val="20"/>
                      </w:rPr>
                      <m:t>k</m:t>
                    </m:r>
                  </m:den>
                </m:f>
                <m:r>
                  <m:rPr>
                    <m:sty m:val="p"/>
                  </m:rPr>
                  <w:rPr>
                    <w:rFonts w:ascii="Cambria Math" w:hAnsi="Cambria Math"/>
                    <w:sz w:val="18"/>
                    <w:szCs w:val="20"/>
                  </w:rPr>
                  <m:t>min⁡</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Y</m:t>
                        </m:r>
                      </m:e>
                      <m:sub>
                        <m:r>
                          <w:rPr>
                            <w:rFonts w:ascii="Cambria Math" w:hAnsi="Cambria Math"/>
                            <w:sz w:val="18"/>
                            <w:szCs w:val="20"/>
                          </w:rPr>
                          <m:t>R</m:t>
                        </m:r>
                      </m:sub>
                    </m:sSub>
                  </m:num>
                  <m:den>
                    <m:sSub>
                      <m:sSubPr>
                        <m:ctrlPr>
                          <w:rPr>
                            <w:rFonts w:ascii="Cambria Math" w:hAnsi="Cambria Math"/>
                            <w:i/>
                            <w:sz w:val="18"/>
                            <w:szCs w:val="20"/>
                          </w:rPr>
                        </m:ctrlPr>
                      </m:sSubPr>
                      <m:e>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R,r</m:t>
                            </m:r>
                          </m:sub>
                        </m:sSub>
                        <m:r>
                          <w:rPr>
                            <w:rFonts w:ascii="Cambria Math" w:hAnsi="Cambria Math"/>
                            <w:sz w:val="18"/>
                            <w:szCs w:val="20"/>
                          </w:rPr>
                          <m:t>M</m:t>
                        </m:r>
                      </m:e>
                      <m:sub>
                        <m:r>
                          <w:rPr>
                            <w:rFonts w:ascii="Cambria Math" w:hAnsi="Cambria Math"/>
                            <w:sz w:val="18"/>
                            <w:szCs w:val="20"/>
                          </w:rPr>
                          <m:t>w,R</m:t>
                        </m:r>
                      </m:sub>
                    </m:sSub>
                  </m:den>
                </m:f>
                <m:r>
                  <w:rPr>
                    <w:rFonts w:ascii="Cambria Math" w:hAnsi="Cambria Math"/>
                    <w:sz w:val="18"/>
                    <w:szCs w:val="20"/>
                  </w:rPr>
                  <m:t>)</m:t>
                </m:r>
              </m:oMath>
            </m:oMathPara>
          </w:p>
        </w:tc>
        <w:tc>
          <w:tcPr>
            <w:tcW w:w="2800" w:type="dxa"/>
            <w:tcBorders>
              <w:top w:val="single" w:sz="4" w:space="0" w:color="FFFFFF" w:themeColor="background1"/>
            </w:tcBorders>
          </w:tcPr>
          <w:p w14:paraId="04CACD80" w14:textId="77777777" w:rsidR="006409E6" w:rsidRPr="00F54546" w:rsidRDefault="006409E6"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bl>
    <w:p w14:paraId="734B8090" w14:textId="77777777" w:rsidR="00F54546" w:rsidRDefault="00F54546">
      <w:pPr>
        <w:ind w:left="-15"/>
      </w:pPr>
    </w:p>
    <w:p w14:paraId="19EF49F7" w14:textId="18D5B7EC" w:rsidR="000F2716" w:rsidRDefault="0075054F">
      <w:pPr>
        <w:ind w:left="-15"/>
      </w:pPr>
      <w:r>
        <w:t>The P1 radiation model was used to resolve the radiative field in the domain. Particle transport was modelled using a multiphase approach, further details on the approach are provided in the validation study of Rawlins et al [</w:t>
      </w:r>
      <w:r>
        <w:rPr>
          <w:color w:val="2F4F4F"/>
        </w:rPr>
        <w:t>24</w:t>
      </w:r>
      <w:r>
        <w:t xml:space="preserve">]. The combustion follows a </w:t>
      </w:r>
      <w:r w:rsidR="00F54546">
        <w:t>four-step</w:t>
      </w:r>
      <w:r>
        <w:t xml:space="preserve"> sequential process, beginning with the heating and evaporation of the moisture present in the fuel, followed by the devolatilization process where the volatiles are liberated from the solid particle, succeeded by the phenomena of char burnout, and finally the gas phase reactions would commence. The char oxidation reaction product species was set to that of carbon monoxide (</w:t>
      </w:r>
      <w:r>
        <w:rPr>
          <w:i/>
        </w:rPr>
        <w:t>𝐶 𝑂</w:t>
      </w:r>
      <w:r>
        <w:t xml:space="preserve">). For the gas-phase reactions the </w:t>
      </w:r>
      <w:r>
        <w:lastRenderedPageBreak/>
        <w:t xml:space="preserve">turbulence-chemistry interaction was approximated using the eddy dissipation model (EDM). A summary of the combustion equations and constants are provided in Table </w:t>
      </w:r>
      <w:r>
        <w:rPr>
          <w:color w:val="2F4F4F"/>
        </w:rPr>
        <w:t>1</w:t>
      </w:r>
      <w:r>
        <w:t>.</w:t>
      </w:r>
    </w:p>
    <w:p w14:paraId="0BF55217" w14:textId="77777777" w:rsidR="000F2716" w:rsidRPr="00917409" w:rsidRDefault="0075054F">
      <w:pPr>
        <w:spacing w:after="0" w:line="259" w:lineRule="auto"/>
        <w:ind w:left="-5" w:hanging="10"/>
        <w:jc w:val="left"/>
        <w:rPr>
          <w:b/>
          <w:bCs/>
        </w:rPr>
      </w:pPr>
      <w:r w:rsidRPr="00917409">
        <w:rPr>
          <w:b/>
          <w:bCs/>
          <w:sz w:val="18"/>
        </w:rPr>
        <w:t>Table 2</w:t>
      </w:r>
    </w:p>
    <w:p w14:paraId="5D5AE929" w14:textId="77777777" w:rsidR="000F2716" w:rsidRDefault="0075054F">
      <w:pPr>
        <w:spacing w:after="0" w:line="261" w:lineRule="auto"/>
        <w:ind w:left="-5" w:hanging="10"/>
        <w:jc w:val="left"/>
      </w:pPr>
      <w:r>
        <w:rPr>
          <w:sz w:val="18"/>
        </w:rPr>
        <w:t>Design of experiments input ranges for simulations</w:t>
      </w:r>
    </w:p>
    <w:tbl>
      <w:tblPr>
        <w:tblStyle w:val="TableGrid"/>
        <w:tblW w:w="9332" w:type="dxa"/>
        <w:tblInd w:w="0" w:type="dxa"/>
        <w:tblCellMar>
          <w:top w:w="1" w:type="dxa"/>
          <w:right w:w="115" w:type="dxa"/>
        </w:tblCellMar>
        <w:tblLook w:val="04A0" w:firstRow="1" w:lastRow="0" w:firstColumn="1" w:lastColumn="0" w:noHBand="0" w:noVBand="1"/>
      </w:tblPr>
      <w:tblGrid>
        <w:gridCol w:w="5024"/>
        <w:gridCol w:w="1639"/>
        <w:gridCol w:w="1639"/>
        <w:gridCol w:w="1030"/>
      </w:tblGrid>
      <w:tr w:rsidR="000F2716" w14:paraId="7EE52685" w14:textId="77777777">
        <w:trPr>
          <w:trHeight w:val="322"/>
        </w:trPr>
        <w:tc>
          <w:tcPr>
            <w:tcW w:w="5024" w:type="dxa"/>
            <w:tcBorders>
              <w:top w:val="single" w:sz="6" w:space="0" w:color="000000"/>
              <w:left w:val="nil"/>
              <w:bottom w:val="single" w:sz="4" w:space="0" w:color="000000"/>
              <w:right w:val="nil"/>
            </w:tcBorders>
          </w:tcPr>
          <w:p w14:paraId="03AFBB91" w14:textId="77777777" w:rsidR="000F2716" w:rsidRDefault="0075054F">
            <w:pPr>
              <w:spacing w:after="0" w:line="259" w:lineRule="auto"/>
              <w:ind w:left="120" w:firstLine="0"/>
              <w:jc w:val="left"/>
            </w:pPr>
            <w:r>
              <w:rPr>
                <w:sz w:val="18"/>
              </w:rPr>
              <w:t>Input variables</w:t>
            </w:r>
          </w:p>
        </w:tc>
        <w:tc>
          <w:tcPr>
            <w:tcW w:w="1639" w:type="dxa"/>
            <w:tcBorders>
              <w:top w:val="single" w:sz="6" w:space="0" w:color="000000"/>
              <w:left w:val="nil"/>
              <w:bottom w:val="single" w:sz="4" w:space="0" w:color="000000"/>
              <w:right w:val="nil"/>
            </w:tcBorders>
          </w:tcPr>
          <w:p w14:paraId="07BB4BD9" w14:textId="77777777" w:rsidR="000F2716" w:rsidRDefault="0075054F">
            <w:pPr>
              <w:spacing w:after="0" w:line="259" w:lineRule="auto"/>
              <w:ind w:firstLine="0"/>
              <w:jc w:val="left"/>
            </w:pPr>
            <w:r>
              <w:rPr>
                <w:sz w:val="18"/>
              </w:rPr>
              <w:t>Min</w:t>
            </w:r>
          </w:p>
        </w:tc>
        <w:tc>
          <w:tcPr>
            <w:tcW w:w="1639" w:type="dxa"/>
            <w:tcBorders>
              <w:top w:val="single" w:sz="6" w:space="0" w:color="000000"/>
              <w:left w:val="nil"/>
              <w:bottom w:val="single" w:sz="4" w:space="0" w:color="000000"/>
              <w:right w:val="nil"/>
            </w:tcBorders>
          </w:tcPr>
          <w:p w14:paraId="375970B7" w14:textId="77777777" w:rsidR="000F2716" w:rsidRDefault="0075054F">
            <w:pPr>
              <w:spacing w:after="0" w:line="259" w:lineRule="auto"/>
              <w:ind w:firstLine="0"/>
              <w:jc w:val="left"/>
            </w:pPr>
            <w:r>
              <w:rPr>
                <w:sz w:val="18"/>
              </w:rPr>
              <w:t>Max</w:t>
            </w:r>
          </w:p>
        </w:tc>
        <w:tc>
          <w:tcPr>
            <w:tcW w:w="1030" w:type="dxa"/>
            <w:tcBorders>
              <w:top w:val="single" w:sz="6" w:space="0" w:color="000000"/>
              <w:left w:val="nil"/>
              <w:bottom w:val="single" w:sz="4" w:space="0" w:color="000000"/>
              <w:right w:val="nil"/>
            </w:tcBorders>
          </w:tcPr>
          <w:p w14:paraId="7D45EEC0" w14:textId="77777777" w:rsidR="000F2716" w:rsidRDefault="0075054F">
            <w:pPr>
              <w:spacing w:after="0" w:line="259" w:lineRule="auto"/>
              <w:ind w:firstLine="0"/>
              <w:jc w:val="left"/>
            </w:pPr>
            <w:r>
              <w:rPr>
                <w:sz w:val="18"/>
              </w:rPr>
              <w:t>Units</w:t>
            </w:r>
          </w:p>
        </w:tc>
      </w:tr>
      <w:tr w:rsidR="000F2716" w14:paraId="0B2219BA" w14:textId="77777777">
        <w:trPr>
          <w:trHeight w:val="278"/>
        </w:trPr>
        <w:tc>
          <w:tcPr>
            <w:tcW w:w="5024" w:type="dxa"/>
            <w:tcBorders>
              <w:top w:val="single" w:sz="4" w:space="0" w:color="000000"/>
              <w:left w:val="nil"/>
              <w:bottom w:val="nil"/>
              <w:right w:val="nil"/>
            </w:tcBorders>
          </w:tcPr>
          <w:p w14:paraId="3803B660" w14:textId="77777777" w:rsidR="000F2716" w:rsidRDefault="0075054F">
            <w:pPr>
              <w:spacing w:after="0" w:line="259" w:lineRule="auto"/>
              <w:ind w:left="120" w:firstLine="0"/>
              <w:jc w:val="left"/>
            </w:pPr>
            <w:r>
              <w:rPr>
                <w:sz w:val="18"/>
              </w:rPr>
              <w:t>Total fuel flow rate for mills 1 to 6</w:t>
            </w:r>
          </w:p>
        </w:tc>
        <w:tc>
          <w:tcPr>
            <w:tcW w:w="1639" w:type="dxa"/>
            <w:tcBorders>
              <w:top w:val="single" w:sz="4" w:space="0" w:color="000000"/>
              <w:left w:val="nil"/>
              <w:bottom w:val="nil"/>
              <w:right w:val="nil"/>
            </w:tcBorders>
          </w:tcPr>
          <w:p w14:paraId="017856AC" w14:textId="77777777" w:rsidR="000F2716" w:rsidRDefault="0075054F">
            <w:pPr>
              <w:spacing w:after="0" w:line="259" w:lineRule="auto"/>
              <w:ind w:firstLine="0"/>
              <w:jc w:val="left"/>
            </w:pPr>
            <w:r>
              <w:rPr>
                <w:sz w:val="18"/>
              </w:rPr>
              <w:t>39.5</w:t>
            </w:r>
          </w:p>
        </w:tc>
        <w:tc>
          <w:tcPr>
            <w:tcW w:w="1639" w:type="dxa"/>
            <w:tcBorders>
              <w:top w:val="single" w:sz="4" w:space="0" w:color="000000"/>
              <w:left w:val="nil"/>
              <w:bottom w:val="nil"/>
              <w:right w:val="nil"/>
            </w:tcBorders>
          </w:tcPr>
          <w:p w14:paraId="00A1B724" w14:textId="77777777" w:rsidR="000F2716" w:rsidRDefault="0075054F">
            <w:pPr>
              <w:spacing w:after="0" w:line="259" w:lineRule="auto"/>
              <w:ind w:firstLine="0"/>
              <w:jc w:val="left"/>
            </w:pPr>
            <w:r>
              <w:rPr>
                <w:sz w:val="18"/>
              </w:rPr>
              <w:t>120.2</w:t>
            </w:r>
          </w:p>
        </w:tc>
        <w:tc>
          <w:tcPr>
            <w:tcW w:w="1030" w:type="dxa"/>
            <w:tcBorders>
              <w:top w:val="single" w:sz="4" w:space="0" w:color="000000"/>
              <w:left w:val="nil"/>
              <w:bottom w:val="nil"/>
              <w:right w:val="nil"/>
            </w:tcBorders>
          </w:tcPr>
          <w:p w14:paraId="56FB8B76" w14:textId="77777777" w:rsidR="000F2716" w:rsidRDefault="0075054F">
            <w:pPr>
              <w:spacing w:after="0" w:line="259" w:lineRule="auto"/>
              <w:ind w:firstLine="0"/>
              <w:jc w:val="left"/>
            </w:pPr>
            <w:r>
              <w:rPr>
                <w:i/>
                <w:sz w:val="18"/>
              </w:rPr>
              <w:t>𝑘𝑔</w:t>
            </w:r>
            <w:r>
              <w:rPr>
                <w:sz w:val="18"/>
              </w:rPr>
              <w:t>∕</w:t>
            </w:r>
            <w:r>
              <w:rPr>
                <w:i/>
                <w:sz w:val="18"/>
              </w:rPr>
              <w:t>𝑠</w:t>
            </w:r>
          </w:p>
        </w:tc>
      </w:tr>
      <w:tr w:rsidR="000F2716" w14:paraId="700C03F8" w14:textId="77777777">
        <w:trPr>
          <w:trHeight w:val="252"/>
        </w:trPr>
        <w:tc>
          <w:tcPr>
            <w:tcW w:w="5024" w:type="dxa"/>
            <w:tcBorders>
              <w:top w:val="nil"/>
              <w:left w:val="nil"/>
              <w:bottom w:val="nil"/>
              <w:right w:val="nil"/>
            </w:tcBorders>
          </w:tcPr>
          <w:p w14:paraId="3641B65C" w14:textId="77777777" w:rsidR="000F2716" w:rsidRDefault="0075054F">
            <w:pPr>
              <w:spacing w:after="0" w:line="259" w:lineRule="auto"/>
              <w:ind w:left="120" w:firstLine="0"/>
              <w:jc w:val="left"/>
            </w:pPr>
            <w:r>
              <w:rPr>
                <w:sz w:val="18"/>
              </w:rPr>
              <w:t xml:space="preserve">Fuel proximate analysis moisture mass fraction, </w:t>
            </w:r>
            <w:r>
              <w:rPr>
                <w:i/>
                <w:sz w:val="18"/>
              </w:rPr>
              <w:t>𝑌</w:t>
            </w:r>
            <w:r>
              <w:rPr>
                <w:i/>
                <w:sz w:val="18"/>
                <w:vertAlign w:val="subscript"/>
              </w:rPr>
              <w:t>𝐻</w:t>
            </w:r>
            <w:r>
              <w:rPr>
                <w:sz w:val="10"/>
              </w:rPr>
              <w:t>2</w:t>
            </w:r>
            <w:r>
              <w:rPr>
                <w:i/>
                <w:sz w:val="12"/>
              </w:rPr>
              <w:t>𝑂</w:t>
            </w:r>
          </w:p>
        </w:tc>
        <w:tc>
          <w:tcPr>
            <w:tcW w:w="1639" w:type="dxa"/>
            <w:tcBorders>
              <w:top w:val="nil"/>
              <w:left w:val="nil"/>
              <w:bottom w:val="nil"/>
              <w:right w:val="nil"/>
            </w:tcBorders>
          </w:tcPr>
          <w:p w14:paraId="11FDAD55" w14:textId="77777777" w:rsidR="000F2716" w:rsidRDefault="0075054F">
            <w:pPr>
              <w:spacing w:after="0" w:line="259" w:lineRule="auto"/>
              <w:ind w:firstLine="0"/>
              <w:jc w:val="left"/>
            </w:pPr>
            <w:r>
              <w:rPr>
                <w:sz w:val="18"/>
              </w:rPr>
              <w:t>0.025</w:t>
            </w:r>
          </w:p>
        </w:tc>
        <w:tc>
          <w:tcPr>
            <w:tcW w:w="1639" w:type="dxa"/>
            <w:tcBorders>
              <w:top w:val="nil"/>
              <w:left w:val="nil"/>
              <w:bottom w:val="nil"/>
              <w:right w:val="nil"/>
            </w:tcBorders>
          </w:tcPr>
          <w:p w14:paraId="4BEF5B69" w14:textId="77777777" w:rsidR="000F2716" w:rsidRDefault="0075054F">
            <w:pPr>
              <w:spacing w:after="0" w:line="259" w:lineRule="auto"/>
              <w:ind w:firstLine="0"/>
              <w:jc w:val="left"/>
            </w:pPr>
            <w:r>
              <w:rPr>
                <w:sz w:val="18"/>
              </w:rPr>
              <w:t>0.085</w:t>
            </w:r>
          </w:p>
        </w:tc>
        <w:tc>
          <w:tcPr>
            <w:tcW w:w="1030" w:type="dxa"/>
            <w:tcBorders>
              <w:top w:val="nil"/>
              <w:left w:val="nil"/>
              <w:bottom w:val="nil"/>
              <w:right w:val="nil"/>
            </w:tcBorders>
          </w:tcPr>
          <w:p w14:paraId="3892BA90" w14:textId="77777777" w:rsidR="000F2716" w:rsidRDefault="0075054F">
            <w:pPr>
              <w:spacing w:after="0" w:line="259" w:lineRule="auto"/>
              <w:ind w:firstLine="0"/>
              <w:jc w:val="left"/>
            </w:pPr>
            <w:r>
              <w:rPr>
                <w:i/>
                <w:sz w:val="18"/>
              </w:rPr>
              <w:t>𝑘𝑔</w:t>
            </w:r>
            <w:r>
              <w:rPr>
                <w:sz w:val="18"/>
              </w:rPr>
              <w:t>∕</w:t>
            </w:r>
            <w:r>
              <w:rPr>
                <w:i/>
                <w:sz w:val="18"/>
              </w:rPr>
              <w:t>𝑘𝑔</w:t>
            </w:r>
          </w:p>
        </w:tc>
      </w:tr>
      <w:tr w:rsidR="000F2716" w14:paraId="59C2618B" w14:textId="77777777">
        <w:trPr>
          <w:trHeight w:val="201"/>
        </w:trPr>
        <w:tc>
          <w:tcPr>
            <w:tcW w:w="5024" w:type="dxa"/>
            <w:tcBorders>
              <w:top w:val="nil"/>
              <w:left w:val="nil"/>
              <w:bottom w:val="nil"/>
              <w:right w:val="nil"/>
            </w:tcBorders>
          </w:tcPr>
          <w:p w14:paraId="1801433F" w14:textId="77777777" w:rsidR="000F2716" w:rsidRDefault="0075054F">
            <w:pPr>
              <w:spacing w:after="0" w:line="259" w:lineRule="auto"/>
              <w:ind w:left="120" w:firstLine="0"/>
              <w:jc w:val="left"/>
            </w:pPr>
            <w:r>
              <w:rPr>
                <w:sz w:val="18"/>
              </w:rPr>
              <w:t xml:space="preserve">Fuel proximate analysis ash mass fraction, </w:t>
            </w:r>
            <w:r>
              <w:rPr>
                <w:i/>
                <w:sz w:val="18"/>
              </w:rPr>
              <w:t>𝑌</w:t>
            </w:r>
            <w:r>
              <w:rPr>
                <w:i/>
                <w:sz w:val="18"/>
                <w:vertAlign w:val="subscript"/>
              </w:rPr>
              <w:t>𝑎𝑠ℎ</w:t>
            </w:r>
          </w:p>
        </w:tc>
        <w:tc>
          <w:tcPr>
            <w:tcW w:w="1639" w:type="dxa"/>
            <w:tcBorders>
              <w:top w:val="nil"/>
              <w:left w:val="nil"/>
              <w:bottom w:val="nil"/>
              <w:right w:val="nil"/>
            </w:tcBorders>
          </w:tcPr>
          <w:p w14:paraId="037D8EFF" w14:textId="77777777" w:rsidR="000F2716" w:rsidRDefault="0075054F">
            <w:pPr>
              <w:spacing w:after="0" w:line="259" w:lineRule="auto"/>
              <w:ind w:firstLine="0"/>
              <w:jc w:val="left"/>
            </w:pPr>
            <w:r>
              <w:rPr>
                <w:sz w:val="18"/>
              </w:rPr>
              <w:t>0.259</w:t>
            </w:r>
          </w:p>
        </w:tc>
        <w:tc>
          <w:tcPr>
            <w:tcW w:w="1639" w:type="dxa"/>
            <w:tcBorders>
              <w:top w:val="nil"/>
              <w:left w:val="nil"/>
              <w:bottom w:val="nil"/>
              <w:right w:val="nil"/>
            </w:tcBorders>
          </w:tcPr>
          <w:p w14:paraId="02E38E94" w14:textId="77777777" w:rsidR="000F2716" w:rsidRDefault="0075054F">
            <w:pPr>
              <w:spacing w:after="0" w:line="259" w:lineRule="auto"/>
              <w:ind w:firstLine="0"/>
              <w:jc w:val="left"/>
            </w:pPr>
            <w:r>
              <w:rPr>
                <w:sz w:val="18"/>
              </w:rPr>
              <w:t>0.559</w:t>
            </w:r>
          </w:p>
        </w:tc>
        <w:tc>
          <w:tcPr>
            <w:tcW w:w="1030" w:type="dxa"/>
            <w:tcBorders>
              <w:top w:val="nil"/>
              <w:left w:val="nil"/>
              <w:bottom w:val="nil"/>
              <w:right w:val="nil"/>
            </w:tcBorders>
          </w:tcPr>
          <w:p w14:paraId="6EE1713F" w14:textId="77777777" w:rsidR="000F2716" w:rsidRDefault="0075054F">
            <w:pPr>
              <w:spacing w:after="0" w:line="259" w:lineRule="auto"/>
              <w:ind w:firstLine="0"/>
              <w:jc w:val="left"/>
            </w:pPr>
            <w:r>
              <w:rPr>
                <w:i/>
                <w:sz w:val="18"/>
              </w:rPr>
              <w:t>𝑘𝑔</w:t>
            </w:r>
            <w:r>
              <w:rPr>
                <w:sz w:val="18"/>
              </w:rPr>
              <w:t>∕</w:t>
            </w:r>
            <w:r>
              <w:rPr>
                <w:i/>
                <w:sz w:val="18"/>
              </w:rPr>
              <w:t>𝑘𝑔</w:t>
            </w:r>
          </w:p>
        </w:tc>
      </w:tr>
      <w:tr w:rsidR="000F2716" w14:paraId="0EF71E99" w14:textId="77777777">
        <w:trPr>
          <w:trHeight w:val="220"/>
        </w:trPr>
        <w:tc>
          <w:tcPr>
            <w:tcW w:w="5024" w:type="dxa"/>
            <w:tcBorders>
              <w:top w:val="nil"/>
              <w:left w:val="nil"/>
              <w:bottom w:val="nil"/>
              <w:right w:val="nil"/>
            </w:tcBorders>
          </w:tcPr>
          <w:p w14:paraId="1124F262" w14:textId="77777777" w:rsidR="000F2716" w:rsidRDefault="0075054F">
            <w:pPr>
              <w:spacing w:after="0" w:line="259" w:lineRule="auto"/>
              <w:ind w:left="120" w:firstLine="0"/>
              <w:jc w:val="left"/>
            </w:pPr>
            <w:r>
              <w:rPr>
                <w:sz w:val="18"/>
              </w:rPr>
              <w:t xml:space="preserve">Platen SH fouling thermal resistance, </w:t>
            </w:r>
            <w:r>
              <w:rPr>
                <w:i/>
                <w:sz w:val="18"/>
              </w:rPr>
              <w:t>𝑅</w:t>
            </w:r>
            <w:r>
              <w:rPr>
                <w:i/>
                <w:sz w:val="18"/>
                <w:vertAlign w:val="subscript"/>
              </w:rPr>
              <w:t>𝑝𝑙𝑎𝑡𝑒𝑛</w:t>
            </w:r>
          </w:p>
        </w:tc>
        <w:tc>
          <w:tcPr>
            <w:tcW w:w="1639" w:type="dxa"/>
            <w:tcBorders>
              <w:top w:val="nil"/>
              <w:left w:val="nil"/>
              <w:bottom w:val="nil"/>
              <w:right w:val="nil"/>
            </w:tcBorders>
          </w:tcPr>
          <w:p w14:paraId="517347C2" w14:textId="77777777" w:rsidR="000F2716" w:rsidRDefault="0075054F">
            <w:pPr>
              <w:spacing w:after="0" w:line="259" w:lineRule="auto"/>
              <w:ind w:firstLine="0"/>
              <w:jc w:val="left"/>
            </w:pPr>
            <w:r>
              <w:rPr>
                <w:sz w:val="18"/>
              </w:rPr>
              <w:t>0.004</w:t>
            </w:r>
          </w:p>
        </w:tc>
        <w:tc>
          <w:tcPr>
            <w:tcW w:w="1639" w:type="dxa"/>
            <w:tcBorders>
              <w:top w:val="nil"/>
              <w:left w:val="nil"/>
              <w:bottom w:val="nil"/>
              <w:right w:val="nil"/>
            </w:tcBorders>
          </w:tcPr>
          <w:p w14:paraId="4E94B31E" w14:textId="77777777" w:rsidR="000F2716" w:rsidRDefault="0075054F">
            <w:pPr>
              <w:spacing w:after="0" w:line="259" w:lineRule="auto"/>
              <w:ind w:firstLine="0"/>
              <w:jc w:val="left"/>
            </w:pPr>
            <w:r>
              <w:rPr>
                <w:sz w:val="18"/>
              </w:rPr>
              <w:t>0.007</w:t>
            </w:r>
          </w:p>
        </w:tc>
        <w:tc>
          <w:tcPr>
            <w:tcW w:w="1030" w:type="dxa"/>
            <w:tcBorders>
              <w:top w:val="nil"/>
              <w:left w:val="nil"/>
              <w:bottom w:val="nil"/>
              <w:right w:val="nil"/>
            </w:tcBorders>
          </w:tcPr>
          <w:p w14:paraId="39A87757" w14:textId="77777777" w:rsidR="000F2716" w:rsidRDefault="0075054F">
            <w:pPr>
              <w:spacing w:after="0" w:line="259" w:lineRule="auto"/>
              <w:ind w:firstLine="0"/>
              <w:jc w:val="left"/>
            </w:pPr>
            <w:r>
              <w:rPr>
                <w:i/>
                <w:sz w:val="18"/>
              </w:rPr>
              <w:t>𝑚</w:t>
            </w:r>
            <w:r>
              <w:rPr>
                <w:sz w:val="18"/>
                <w:vertAlign w:val="superscript"/>
              </w:rPr>
              <w:t>2</w:t>
            </w:r>
            <w:r>
              <w:rPr>
                <w:i/>
                <w:sz w:val="18"/>
              </w:rPr>
              <w:t>𝐾</w:t>
            </w:r>
            <w:r>
              <w:rPr>
                <w:sz w:val="18"/>
              </w:rPr>
              <w:t>∕</w:t>
            </w:r>
            <w:r>
              <w:rPr>
                <w:i/>
                <w:sz w:val="18"/>
              </w:rPr>
              <w:t>𝑊</w:t>
            </w:r>
          </w:p>
        </w:tc>
      </w:tr>
      <w:tr w:rsidR="000F2716" w14:paraId="66C7625B" w14:textId="77777777">
        <w:trPr>
          <w:trHeight w:val="256"/>
        </w:trPr>
        <w:tc>
          <w:tcPr>
            <w:tcW w:w="5024" w:type="dxa"/>
            <w:tcBorders>
              <w:top w:val="nil"/>
              <w:left w:val="nil"/>
              <w:bottom w:val="single" w:sz="4" w:space="0" w:color="000000"/>
              <w:right w:val="nil"/>
            </w:tcBorders>
          </w:tcPr>
          <w:p w14:paraId="395D8CD4" w14:textId="77777777" w:rsidR="000F2716" w:rsidRDefault="0075054F">
            <w:pPr>
              <w:spacing w:after="0" w:line="259" w:lineRule="auto"/>
              <w:ind w:left="120" w:firstLine="0"/>
              <w:jc w:val="left"/>
            </w:pPr>
            <w:r>
              <w:rPr>
                <w:sz w:val="18"/>
              </w:rPr>
              <w:t xml:space="preserve">Final SH fouling thermal resistance, </w:t>
            </w:r>
            <w:r>
              <w:rPr>
                <w:i/>
                <w:sz w:val="18"/>
              </w:rPr>
              <w:t>𝑅</w:t>
            </w:r>
            <w:r>
              <w:rPr>
                <w:i/>
                <w:sz w:val="18"/>
                <w:vertAlign w:val="subscript"/>
              </w:rPr>
              <w:t>𝑓𝑖𝑛𝑎𝑙</w:t>
            </w:r>
          </w:p>
        </w:tc>
        <w:tc>
          <w:tcPr>
            <w:tcW w:w="1639" w:type="dxa"/>
            <w:tcBorders>
              <w:top w:val="nil"/>
              <w:left w:val="nil"/>
              <w:bottom w:val="single" w:sz="4" w:space="0" w:color="000000"/>
              <w:right w:val="nil"/>
            </w:tcBorders>
          </w:tcPr>
          <w:p w14:paraId="54F07229" w14:textId="77777777" w:rsidR="000F2716" w:rsidRDefault="0075054F">
            <w:pPr>
              <w:spacing w:after="0" w:line="259" w:lineRule="auto"/>
              <w:ind w:firstLine="0"/>
              <w:jc w:val="left"/>
            </w:pPr>
            <w:r>
              <w:rPr>
                <w:sz w:val="18"/>
              </w:rPr>
              <w:t>0.01</w:t>
            </w:r>
          </w:p>
        </w:tc>
        <w:tc>
          <w:tcPr>
            <w:tcW w:w="1639" w:type="dxa"/>
            <w:tcBorders>
              <w:top w:val="nil"/>
              <w:left w:val="nil"/>
              <w:bottom w:val="single" w:sz="4" w:space="0" w:color="000000"/>
              <w:right w:val="nil"/>
            </w:tcBorders>
          </w:tcPr>
          <w:p w14:paraId="2758843C" w14:textId="77777777" w:rsidR="000F2716" w:rsidRDefault="0075054F">
            <w:pPr>
              <w:spacing w:after="0" w:line="259" w:lineRule="auto"/>
              <w:ind w:firstLine="0"/>
              <w:jc w:val="left"/>
            </w:pPr>
            <w:r>
              <w:rPr>
                <w:sz w:val="18"/>
              </w:rPr>
              <w:t>0.017</w:t>
            </w:r>
          </w:p>
        </w:tc>
        <w:tc>
          <w:tcPr>
            <w:tcW w:w="1030" w:type="dxa"/>
            <w:tcBorders>
              <w:top w:val="nil"/>
              <w:left w:val="nil"/>
              <w:bottom w:val="single" w:sz="4" w:space="0" w:color="000000"/>
              <w:right w:val="nil"/>
            </w:tcBorders>
          </w:tcPr>
          <w:p w14:paraId="09D5B682" w14:textId="77777777" w:rsidR="000F2716" w:rsidRDefault="0075054F">
            <w:pPr>
              <w:spacing w:after="0" w:line="259" w:lineRule="auto"/>
              <w:ind w:firstLine="0"/>
              <w:jc w:val="left"/>
            </w:pPr>
            <w:r>
              <w:rPr>
                <w:i/>
                <w:sz w:val="18"/>
              </w:rPr>
              <w:t>𝑚</w:t>
            </w:r>
            <w:r>
              <w:rPr>
                <w:sz w:val="18"/>
                <w:vertAlign w:val="superscript"/>
              </w:rPr>
              <w:t>2</w:t>
            </w:r>
            <w:r>
              <w:rPr>
                <w:i/>
                <w:sz w:val="18"/>
              </w:rPr>
              <w:t>𝐾</w:t>
            </w:r>
            <w:r>
              <w:rPr>
                <w:sz w:val="18"/>
              </w:rPr>
              <w:t>∕</w:t>
            </w:r>
            <w:r>
              <w:rPr>
                <w:i/>
                <w:sz w:val="18"/>
              </w:rPr>
              <w:t>𝑊</w:t>
            </w:r>
          </w:p>
        </w:tc>
      </w:tr>
      <w:tr w:rsidR="000F2716" w14:paraId="71FBAF9B" w14:textId="77777777">
        <w:trPr>
          <w:trHeight w:val="319"/>
        </w:trPr>
        <w:tc>
          <w:tcPr>
            <w:tcW w:w="5024" w:type="dxa"/>
            <w:tcBorders>
              <w:top w:val="single" w:sz="4" w:space="0" w:color="000000"/>
              <w:left w:val="nil"/>
              <w:bottom w:val="single" w:sz="4" w:space="0" w:color="000000"/>
              <w:right w:val="nil"/>
            </w:tcBorders>
          </w:tcPr>
          <w:p w14:paraId="0A1521B1" w14:textId="77777777" w:rsidR="000F2716" w:rsidRDefault="0075054F">
            <w:pPr>
              <w:spacing w:after="0" w:line="259" w:lineRule="auto"/>
              <w:ind w:left="120" w:firstLine="0"/>
              <w:jc w:val="left"/>
            </w:pPr>
            <w:r>
              <w:rPr>
                <w:sz w:val="18"/>
              </w:rPr>
              <w:t>Dependent variables</w:t>
            </w:r>
          </w:p>
        </w:tc>
        <w:tc>
          <w:tcPr>
            <w:tcW w:w="1639" w:type="dxa"/>
            <w:tcBorders>
              <w:top w:val="single" w:sz="4" w:space="0" w:color="000000"/>
              <w:left w:val="nil"/>
              <w:bottom w:val="single" w:sz="4" w:space="0" w:color="000000"/>
              <w:right w:val="nil"/>
            </w:tcBorders>
          </w:tcPr>
          <w:p w14:paraId="67BA349A" w14:textId="77777777" w:rsidR="000F2716" w:rsidRDefault="0075054F">
            <w:pPr>
              <w:spacing w:after="0" w:line="259" w:lineRule="auto"/>
              <w:ind w:firstLine="0"/>
              <w:jc w:val="left"/>
            </w:pPr>
            <w:r>
              <w:rPr>
                <w:sz w:val="18"/>
              </w:rPr>
              <w:t>Function of</w:t>
            </w:r>
          </w:p>
        </w:tc>
        <w:tc>
          <w:tcPr>
            <w:tcW w:w="1639" w:type="dxa"/>
            <w:tcBorders>
              <w:top w:val="single" w:sz="4" w:space="0" w:color="000000"/>
              <w:left w:val="nil"/>
              <w:bottom w:val="single" w:sz="4" w:space="0" w:color="000000"/>
              <w:right w:val="nil"/>
            </w:tcBorders>
          </w:tcPr>
          <w:p w14:paraId="6D80E5B6" w14:textId="77777777" w:rsidR="000F2716" w:rsidRDefault="000F2716">
            <w:pPr>
              <w:spacing w:after="160" w:line="259" w:lineRule="auto"/>
              <w:ind w:firstLine="0"/>
              <w:jc w:val="left"/>
            </w:pPr>
          </w:p>
        </w:tc>
        <w:tc>
          <w:tcPr>
            <w:tcW w:w="1030" w:type="dxa"/>
            <w:tcBorders>
              <w:top w:val="single" w:sz="4" w:space="0" w:color="000000"/>
              <w:left w:val="nil"/>
              <w:bottom w:val="single" w:sz="4" w:space="0" w:color="000000"/>
              <w:right w:val="nil"/>
            </w:tcBorders>
          </w:tcPr>
          <w:p w14:paraId="04F97B4B" w14:textId="77777777" w:rsidR="000F2716" w:rsidRDefault="0075054F">
            <w:pPr>
              <w:spacing w:after="0" w:line="259" w:lineRule="auto"/>
              <w:ind w:firstLine="0"/>
              <w:jc w:val="left"/>
            </w:pPr>
            <w:r>
              <w:rPr>
                <w:sz w:val="18"/>
              </w:rPr>
              <w:t>Units</w:t>
            </w:r>
          </w:p>
        </w:tc>
      </w:tr>
      <w:tr w:rsidR="000F2716" w14:paraId="716451BD" w14:textId="77777777">
        <w:trPr>
          <w:trHeight w:val="312"/>
        </w:trPr>
        <w:tc>
          <w:tcPr>
            <w:tcW w:w="5024" w:type="dxa"/>
            <w:tcBorders>
              <w:top w:val="single" w:sz="4" w:space="0" w:color="000000"/>
              <w:left w:val="nil"/>
              <w:bottom w:val="nil"/>
              <w:right w:val="nil"/>
            </w:tcBorders>
          </w:tcPr>
          <w:p w14:paraId="5F8CB276" w14:textId="77777777" w:rsidR="000F2716" w:rsidRDefault="0075054F">
            <w:pPr>
              <w:spacing w:after="0" w:line="259" w:lineRule="auto"/>
              <w:ind w:left="120" w:firstLine="0"/>
              <w:jc w:val="left"/>
            </w:pPr>
            <w:r>
              <w:rPr>
                <w:sz w:val="18"/>
              </w:rPr>
              <w:t>Higher heating value</w:t>
            </w:r>
          </w:p>
        </w:tc>
        <w:tc>
          <w:tcPr>
            <w:tcW w:w="3278" w:type="dxa"/>
            <w:gridSpan w:val="2"/>
            <w:tcBorders>
              <w:top w:val="single" w:sz="4" w:space="0" w:color="000000"/>
              <w:left w:val="nil"/>
              <w:bottom w:val="nil"/>
              <w:right w:val="nil"/>
            </w:tcBorders>
          </w:tcPr>
          <w:p w14:paraId="33A73B19" w14:textId="77777777" w:rsidR="000F2716" w:rsidRDefault="0075054F">
            <w:pPr>
              <w:spacing w:after="0" w:line="259" w:lineRule="auto"/>
              <w:ind w:firstLine="0"/>
              <w:jc w:val="left"/>
            </w:pPr>
            <w:r>
              <w:rPr>
                <w:sz w:val="18"/>
              </w:rPr>
              <w:t xml:space="preserve">Fuel constituents </w:t>
            </w:r>
            <w:r>
              <w:rPr>
                <w:i/>
                <w:sz w:val="18"/>
              </w:rPr>
              <w:t>𝑌</w:t>
            </w:r>
            <w:r>
              <w:rPr>
                <w:i/>
                <w:sz w:val="18"/>
                <w:vertAlign w:val="subscript"/>
              </w:rPr>
              <w:t>𝐻</w:t>
            </w:r>
            <w:r>
              <w:rPr>
                <w:sz w:val="10"/>
              </w:rPr>
              <w:t>2</w:t>
            </w:r>
            <w:r>
              <w:rPr>
                <w:i/>
                <w:sz w:val="12"/>
              </w:rPr>
              <w:t xml:space="preserve">𝑂 </w:t>
            </w:r>
            <w:r>
              <w:rPr>
                <w:sz w:val="18"/>
              </w:rPr>
              <w:t xml:space="preserve">and </w:t>
            </w:r>
            <w:r>
              <w:rPr>
                <w:i/>
                <w:sz w:val="18"/>
              </w:rPr>
              <w:t>𝑌</w:t>
            </w:r>
            <w:r>
              <w:rPr>
                <w:i/>
                <w:sz w:val="18"/>
                <w:vertAlign w:val="subscript"/>
              </w:rPr>
              <w:t>𝑎𝑠ℎ</w:t>
            </w:r>
          </w:p>
        </w:tc>
        <w:tc>
          <w:tcPr>
            <w:tcW w:w="1030" w:type="dxa"/>
            <w:tcBorders>
              <w:top w:val="single" w:sz="4" w:space="0" w:color="000000"/>
              <w:left w:val="nil"/>
              <w:bottom w:val="nil"/>
              <w:right w:val="nil"/>
            </w:tcBorders>
          </w:tcPr>
          <w:p w14:paraId="31930CF1" w14:textId="77777777" w:rsidR="000F2716" w:rsidRDefault="0075054F">
            <w:pPr>
              <w:spacing w:after="0" w:line="259" w:lineRule="auto"/>
              <w:ind w:firstLine="0"/>
              <w:jc w:val="left"/>
            </w:pPr>
            <w:r>
              <w:rPr>
                <w:i/>
                <w:sz w:val="18"/>
              </w:rPr>
              <w:t>𝐽</w:t>
            </w:r>
            <w:r>
              <w:rPr>
                <w:sz w:val="18"/>
              </w:rPr>
              <w:t>∕</w:t>
            </w:r>
            <w:r>
              <w:rPr>
                <w:i/>
                <w:sz w:val="18"/>
              </w:rPr>
              <w:t>𝑘𝑔</w:t>
            </w:r>
          </w:p>
        </w:tc>
      </w:tr>
      <w:tr w:rsidR="000F2716" w14:paraId="7D771D38" w14:textId="77777777">
        <w:trPr>
          <w:trHeight w:val="195"/>
        </w:trPr>
        <w:tc>
          <w:tcPr>
            <w:tcW w:w="5024" w:type="dxa"/>
            <w:tcBorders>
              <w:top w:val="nil"/>
              <w:left w:val="nil"/>
              <w:bottom w:val="nil"/>
              <w:right w:val="nil"/>
            </w:tcBorders>
          </w:tcPr>
          <w:p w14:paraId="30A0B7D9" w14:textId="77777777" w:rsidR="000F2716" w:rsidRDefault="0075054F">
            <w:pPr>
              <w:spacing w:after="0" w:line="259" w:lineRule="auto"/>
              <w:ind w:left="120" w:firstLine="0"/>
              <w:jc w:val="left"/>
            </w:pPr>
            <w:r>
              <w:rPr>
                <w:sz w:val="18"/>
              </w:rPr>
              <w:t>Excess air</w:t>
            </w:r>
          </w:p>
        </w:tc>
        <w:tc>
          <w:tcPr>
            <w:tcW w:w="3278" w:type="dxa"/>
            <w:gridSpan w:val="2"/>
            <w:tcBorders>
              <w:top w:val="nil"/>
              <w:left w:val="nil"/>
              <w:bottom w:val="nil"/>
              <w:right w:val="nil"/>
            </w:tcBorders>
          </w:tcPr>
          <w:p w14:paraId="20B9C0CC" w14:textId="77777777" w:rsidR="000F2716" w:rsidRDefault="0075054F">
            <w:pPr>
              <w:spacing w:after="0" w:line="259" w:lineRule="auto"/>
              <w:ind w:firstLine="0"/>
              <w:jc w:val="left"/>
            </w:pPr>
            <w:r>
              <w:rPr>
                <w:sz w:val="18"/>
              </w:rPr>
              <w:t>Total fuel flow rate for mills</w:t>
            </w:r>
          </w:p>
        </w:tc>
        <w:tc>
          <w:tcPr>
            <w:tcW w:w="1030" w:type="dxa"/>
            <w:tcBorders>
              <w:top w:val="nil"/>
              <w:left w:val="nil"/>
              <w:bottom w:val="nil"/>
              <w:right w:val="nil"/>
            </w:tcBorders>
          </w:tcPr>
          <w:p w14:paraId="11261818" w14:textId="77777777" w:rsidR="000F2716" w:rsidRDefault="0075054F">
            <w:pPr>
              <w:spacing w:after="0" w:line="259" w:lineRule="auto"/>
              <w:ind w:firstLine="0"/>
              <w:jc w:val="left"/>
            </w:pPr>
            <w:r>
              <w:rPr>
                <w:sz w:val="18"/>
              </w:rPr>
              <w:t>%</w:t>
            </w:r>
          </w:p>
        </w:tc>
      </w:tr>
      <w:tr w:rsidR="000F2716" w14:paraId="6647D6C3" w14:textId="77777777">
        <w:trPr>
          <w:trHeight w:val="233"/>
        </w:trPr>
        <w:tc>
          <w:tcPr>
            <w:tcW w:w="5024" w:type="dxa"/>
            <w:tcBorders>
              <w:top w:val="nil"/>
              <w:left w:val="nil"/>
              <w:bottom w:val="nil"/>
              <w:right w:val="nil"/>
            </w:tcBorders>
          </w:tcPr>
          <w:p w14:paraId="5DA8D8A4" w14:textId="77777777" w:rsidR="000F2716" w:rsidRDefault="0075054F">
            <w:pPr>
              <w:spacing w:after="0" w:line="259" w:lineRule="auto"/>
              <w:ind w:left="120" w:firstLine="0"/>
              <w:jc w:val="left"/>
            </w:pPr>
            <w:r>
              <w:rPr>
                <w:sz w:val="18"/>
              </w:rPr>
              <w:t>Platen SH internal steam temperature</w:t>
            </w:r>
          </w:p>
        </w:tc>
        <w:tc>
          <w:tcPr>
            <w:tcW w:w="3278" w:type="dxa"/>
            <w:gridSpan w:val="2"/>
            <w:tcBorders>
              <w:top w:val="nil"/>
              <w:left w:val="nil"/>
              <w:bottom w:val="nil"/>
              <w:right w:val="nil"/>
            </w:tcBorders>
          </w:tcPr>
          <w:p w14:paraId="318BE99D" w14:textId="77777777" w:rsidR="000F2716" w:rsidRDefault="0075054F">
            <w:pPr>
              <w:spacing w:after="0" w:line="259" w:lineRule="auto"/>
              <w:ind w:firstLine="0"/>
              <w:jc w:val="left"/>
            </w:pPr>
            <w:r>
              <w:rPr>
                <w:i/>
                <w:sz w:val="28"/>
                <w:vertAlign w:val="superscript"/>
              </w:rPr>
              <w:t>𝑅</w:t>
            </w:r>
            <w:r>
              <w:rPr>
                <w:i/>
                <w:sz w:val="12"/>
              </w:rPr>
              <w:t>𝑝𝑙𝑎𝑡𝑒𝑛</w:t>
            </w:r>
          </w:p>
        </w:tc>
        <w:tc>
          <w:tcPr>
            <w:tcW w:w="1030" w:type="dxa"/>
            <w:tcBorders>
              <w:top w:val="nil"/>
              <w:left w:val="nil"/>
              <w:bottom w:val="nil"/>
              <w:right w:val="nil"/>
            </w:tcBorders>
          </w:tcPr>
          <w:p w14:paraId="5F8E044D" w14:textId="77777777" w:rsidR="000F2716" w:rsidRDefault="0075054F">
            <w:pPr>
              <w:spacing w:after="0" w:line="259" w:lineRule="auto"/>
              <w:ind w:firstLine="0"/>
              <w:jc w:val="left"/>
            </w:pPr>
            <w:r>
              <w:rPr>
                <w:i/>
                <w:sz w:val="18"/>
              </w:rPr>
              <w:t>𝐾</w:t>
            </w:r>
          </w:p>
        </w:tc>
      </w:tr>
      <w:tr w:rsidR="000F2716" w14:paraId="0E074838" w14:textId="77777777">
        <w:trPr>
          <w:trHeight w:val="251"/>
        </w:trPr>
        <w:tc>
          <w:tcPr>
            <w:tcW w:w="5024" w:type="dxa"/>
            <w:tcBorders>
              <w:top w:val="nil"/>
              <w:left w:val="nil"/>
              <w:bottom w:val="single" w:sz="6" w:space="0" w:color="000000"/>
              <w:right w:val="nil"/>
            </w:tcBorders>
          </w:tcPr>
          <w:p w14:paraId="6D06DA0B" w14:textId="77777777" w:rsidR="000F2716" w:rsidRDefault="0075054F">
            <w:pPr>
              <w:spacing w:after="0" w:line="259" w:lineRule="auto"/>
              <w:ind w:left="120" w:firstLine="0"/>
              <w:jc w:val="left"/>
            </w:pPr>
            <w:r>
              <w:rPr>
                <w:sz w:val="18"/>
              </w:rPr>
              <w:t>Final SH internal steam temperature</w:t>
            </w:r>
          </w:p>
        </w:tc>
        <w:tc>
          <w:tcPr>
            <w:tcW w:w="3278" w:type="dxa"/>
            <w:gridSpan w:val="2"/>
            <w:tcBorders>
              <w:top w:val="nil"/>
              <w:left w:val="nil"/>
              <w:bottom w:val="single" w:sz="6" w:space="0" w:color="000000"/>
              <w:right w:val="nil"/>
            </w:tcBorders>
          </w:tcPr>
          <w:p w14:paraId="3AE7C4B8" w14:textId="77777777" w:rsidR="000F2716" w:rsidRDefault="0075054F">
            <w:pPr>
              <w:spacing w:after="0" w:line="259" w:lineRule="auto"/>
              <w:ind w:firstLine="0"/>
              <w:jc w:val="left"/>
            </w:pPr>
            <w:r>
              <w:rPr>
                <w:i/>
                <w:sz w:val="28"/>
                <w:vertAlign w:val="superscript"/>
              </w:rPr>
              <w:t>𝑅</w:t>
            </w:r>
            <w:r>
              <w:rPr>
                <w:i/>
                <w:sz w:val="12"/>
              </w:rPr>
              <w:t>𝑓𝑖𝑛𝑎𝑙</w:t>
            </w:r>
          </w:p>
        </w:tc>
        <w:tc>
          <w:tcPr>
            <w:tcW w:w="1030" w:type="dxa"/>
            <w:tcBorders>
              <w:top w:val="nil"/>
              <w:left w:val="nil"/>
              <w:bottom w:val="single" w:sz="6" w:space="0" w:color="000000"/>
              <w:right w:val="nil"/>
            </w:tcBorders>
          </w:tcPr>
          <w:p w14:paraId="68728FE6" w14:textId="77777777" w:rsidR="000F2716" w:rsidRDefault="0075054F">
            <w:pPr>
              <w:spacing w:after="0" w:line="259" w:lineRule="auto"/>
              <w:ind w:firstLine="0"/>
              <w:jc w:val="left"/>
            </w:pPr>
            <w:r>
              <w:rPr>
                <w:i/>
                <w:sz w:val="18"/>
              </w:rPr>
              <w:t>𝐾</w:t>
            </w:r>
          </w:p>
        </w:tc>
      </w:tr>
    </w:tbl>
    <w:p w14:paraId="1EBDCDDA" w14:textId="1B9E3A46" w:rsidR="00917409" w:rsidDel="0051658B" w:rsidRDefault="00917409">
      <w:pPr>
        <w:spacing w:after="118"/>
        <w:ind w:left="-15"/>
        <w:rPr>
          <w:del w:id="205" w:author="Brad Rawlins" w:date="2022-03-08T11:47:00Z"/>
        </w:rPr>
      </w:pPr>
    </w:p>
    <w:p w14:paraId="6EC37E55" w14:textId="77777777" w:rsidR="00917409" w:rsidRDefault="00917409">
      <w:pPr>
        <w:spacing w:after="118"/>
        <w:ind w:left="-15"/>
      </w:pPr>
    </w:p>
    <w:p w14:paraId="486A41C4" w14:textId="25AB6E7E" w:rsidR="000F2716" w:rsidRDefault="0075054F">
      <w:pPr>
        <w:spacing w:after="118"/>
        <w:ind w:left="-15"/>
      </w:pPr>
      <w:r>
        <w:t>The simulations were solved using the SIMPLE pressure–velocity coupling scheme. The pressure term was discretized using the PRESTO! scheme. Momentum, species</w:t>
      </w:r>
      <w:r w:rsidR="00917409">
        <w:t>,</w:t>
      </w:r>
      <w:r>
        <w:t xml:space="preserve"> and energy equations were discretized using the second</w:t>
      </w:r>
      <w:r w:rsidR="00917409">
        <w:t xml:space="preserve"> </w:t>
      </w:r>
      <w:r>
        <w:t xml:space="preserve">order upwind scheme and the turbulent kinetic energy and dissipation rate using the first-order upwind scheme. The numerical mesh was generated using quadrilateral elements consisting of 6 million cells. The convergence criteria for the simulation model </w:t>
      </w:r>
      <w:proofErr w:type="gramStart"/>
      <w:r>
        <w:t>was</w:t>
      </w:r>
      <w:proofErr w:type="gramEnd"/>
      <w:r>
        <w:t xml:space="preserve"> set to</w:t>
      </w:r>
      <w:r w:rsidR="00917409">
        <w:t xml:space="preserve">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for the continuity equation,</w:t>
      </w:r>
      <w:r w:rsidR="00917409" w:rsidRPr="00917409">
        <w:rPr>
          <w:rFonts w:ascii="Cambria Math" w:hAnsi="Cambria Math"/>
          <w:i/>
        </w:rPr>
        <w:t xml:space="preserve">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for the velocity equations,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oMath>
      <w:r>
        <w:t xml:space="preserve">for the remaining transport equations, and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917409">
        <w:t xml:space="preserve"> </w:t>
      </w:r>
      <w:r>
        <w:t>for monitored key parameters.</w:t>
      </w:r>
    </w:p>
    <w:p w14:paraId="2F69E99A" w14:textId="77777777" w:rsidR="000F2716" w:rsidRDefault="0075054F">
      <w:pPr>
        <w:pStyle w:val="Heading2"/>
        <w:numPr>
          <w:ilvl w:val="0"/>
          <w:numId w:val="0"/>
        </w:numPr>
        <w:ind w:left="-5"/>
      </w:pPr>
      <w:r>
        <w:t>3.2. Simulated dataset</w:t>
      </w:r>
    </w:p>
    <w:p w14:paraId="4E79EF8B" w14:textId="473CFA9E" w:rsidR="00917409" w:rsidRDefault="0075054F">
      <w:pPr>
        <w:spacing w:after="110"/>
        <w:ind w:left="-15"/>
      </w:pPr>
      <w:r>
        <w:t xml:space="preserve">As previously </w:t>
      </w:r>
      <w:r w:rsidR="00917409">
        <w:t>mentioned,</w:t>
      </w:r>
      <w:r>
        <w:t xml:space="preserve"> the aim of this study is to illustrate the use of a data-driven surrogate model, integrated with a 1D process model, to predict the heat loads to the various heat exchanging components, the flue-gas composition and exit gas temperatures for a utility scale boiler using various high-level inputs. The inputs include the following, the excess air ratio per burner, the total mill flowrate for the six mills in operation, the average steam temperatures for the platen and final superheaters, the fouling resistance for the platen and final superheaters, the composition of ash and</w:t>
      </w:r>
      <w:r w:rsidR="00917409">
        <w:t xml:space="preserve"> </w:t>
      </w:r>
      <w:r>
        <w:t>moisture</w:t>
      </w:r>
      <w:r w:rsidR="00917409">
        <w:t xml:space="preserve"> </w:t>
      </w:r>
      <w:r>
        <w:t>of</w:t>
      </w:r>
      <w:r w:rsidR="00917409">
        <w:t xml:space="preserve"> </w:t>
      </w:r>
      <w:r>
        <w:t>the</w:t>
      </w:r>
      <w:r w:rsidR="00917409">
        <w:t xml:space="preserve"> </w:t>
      </w:r>
      <w:r>
        <w:t>fuel</w:t>
      </w:r>
      <w:r w:rsidR="00917409">
        <w:t xml:space="preserve"> </w:t>
      </w:r>
      <w:r>
        <w:t>and</w:t>
      </w:r>
      <w:r w:rsidR="00917409">
        <w:t xml:space="preserve"> </w:t>
      </w:r>
      <w:r>
        <w:t>the</w:t>
      </w:r>
      <w:r w:rsidR="00917409">
        <w:t xml:space="preserve"> </w:t>
      </w:r>
      <w:r>
        <w:t>gross</w:t>
      </w:r>
      <w:r w:rsidR="00917409">
        <w:t xml:space="preserve"> </w:t>
      </w:r>
      <w:r>
        <w:t>calorific</w:t>
      </w:r>
      <w:r w:rsidR="00917409">
        <w:t xml:space="preserve"> </w:t>
      </w:r>
      <w:r>
        <w:t>value</w:t>
      </w:r>
      <w:r w:rsidR="00917409">
        <w:t xml:space="preserve"> </w:t>
      </w:r>
      <w:r>
        <w:t>of</w:t>
      </w:r>
      <w:r w:rsidR="00917409">
        <w:t xml:space="preserve"> </w:t>
      </w:r>
      <w:r>
        <w:t>the</w:t>
      </w:r>
      <w:r w:rsidR="00917409">
        <w:t xml:space="preserve"> </w:t>
      </w:r>
      <w:r>
        <w:t>fuel.</w:t>
      </w:r>
      <w:r w:rsidR="00917409">
        <w:t xml:space="preserve"> </w:t>
      </w:r>
      <w:r>
        <w:t>Thus</w:t>
      </w:r>
      <w:r w:rsidR="00917409">
        <w:t xml:space="preserve">, </w:t>
      </w:r>
      <w:r>
        <w:t>the</w:t>
      </w:r>
      <w:r w:rsidR="00917409">
        <w:t xml:space="preserve"> </w:t>
      </w:r>
      <w:r>
        <w:t>input</w:t>
      </w:r>
      <w:r w:rsidR="00917409">
        <w:t xml:space="preserve"> </w:t>
      </w:r>
      <w:r>
        <w:t>field</w:t>
      </w:r>
      <w:r w:rsidR="00917409">
        <w:t xml:space="preserve"> </w:t>
      </w:r>
      <w:r>
        <w:t>has</w:t>
      </w:r>
      <w:r w:rsidR="00917409">
        <w:t xml:space="preserve"> </w:t>
      </w:r>
      <w:r>
        <w:t>a</w:t>
      </w:r>
      <w:r w:rsidR="00917409">
        <w:t xml:space="preserve"> </w:t>
      </w:r>
      <w:r>
        <w:t>dimensionality</w:t>
      </w:r>
      <w:r w:rsidR="00917409">
        <w:t xml:space="preserve"> </w:t>
      </w:r>
      <w:r>
        <w:t>of</w:t>
      </w:r>
      <w:r w:rsidR="00917409">
        <w:t xml:space="preserve"> </w:t>
      </w:r>
      <m:oMath>
        <m:sSub>
          <m:sSubPr>
            <m:ctrlPr>
              <w:rPr>
                <w:rFonts w:ascii="Cambria Math" w:hAnsi="Cambria Math"/>
                <w:i/>
              </w:rPr>
            </m:ctrlPr>
          </m:sSubPr>
          <m:e>
            <m:r>
              <w:rPr>
                <w:rFonts w:ascii="Cambria Math" w:hAnsi="Cambria Math"/>
              </w:rPr>
              <m:t>d</m:t>
            </m:r>
          </m:e>
          <m:sub>
            <m:r>
              <w:rPr>
                <w:rFonts w:ascii="Cambria Math" w:hAnsi="Cambria Math"/>
              </w:rPr>
              <m:t>inputs=14</m:t>
            </m:r>
          </m:sub>
        </m:sSub>
      </m:oMath>
      <w:r>
        <w:t>.</w:t>
      </w:r>
    </w:p>
    <w:p w14:paraId="16C1C15D" w14:textId="3446EC07" w:rsidR="00917409" w:rsidRDefault="0075054F" w:rsidP="00917409">
      <w:pPr>
        <w:spacing w:after="110"/>
        <w:ind w:left="-15"/>
      </w:pPr>
      <w:r>
        <w:t xml:space="preserve">A design of experiments (DOE) was conducted to generate a set of 180 simulation cases to obtain a representative set of results. The various model input ranges used in the DOE are given in Table </w:t>
      </w:r>
      <w:r>
        <w:rPr>
          <w:color w:val="2F4F4F"/>
        </w:rPr>
        <w:t>2</w:t>
      </w:r>
      <w:r>
        <w:t>. The ranges where selected to cover a wide range of operational loads with maximum continuous ratings (MCR) between 100% and 30%. A total of 27 output target values (</w:t>
      </w:r>
      <w:r>
        <w:rPr>
          <w:i/>
        </w:rPr>
        <w:t>𝑑</w:t>
      </w:r>
      <w:r>
        <w:rPr>
          <w:i/>
          <w:vertAlign w:val="subscript"/>
        </w:rPr>
        <w:t>𝑡𝑎𝑟𝑔𝑒𝑡𝑠</w:t>
      </w:r>
      <w:r>
        <w:t>) are realised for each CFD simulation case. Due to the quasi-steady nature of the CFD simulations, output target values for were taken every 50 iterations for the last 2500 iterations</w:t>
      </w:r>
      <w:r w:rsidR="00917409">
        <w:t xml:space="preserve"> </w:t>
      </w:r>
      <w:r>
        <w:t xml:space="preserve">for a converged CFD simulation. This results in each CFD simulation case having a data solution matrix size of </w:t>
      </w:r>
      <w:r w:rsidR="00917409">
        <w:t>(</w:t>
      </w:r>
      <m:oMath>
        <m:acc>
          <m:accPr>
            <m:chr m:val="̅"/>
            <m:ctrlPr>
              <w:rPr>
                <w:rFonts w:ascii="Cambria Math" w:hAnsi="Cambria Math"/>
                <w:i/>
              </w:rPr>
            </m:ctrlPr>
          </m:accPr>
          <m:e>
            <m:r>
              <w:rPr>
                <w:rFonts w:ascii="Cambria Math" w:hAnsi="Cambria Math"/>
              </w:rPr>
              <m:t>Y</m:t>
            </m:r>
          </m:e>
        </m:acc>
        <m:r>
          <w:rPr>
            <w:rFonts w:ascii="Cambria Math" w:hAnsi="Cambria Math"/>
          </w:rPr>
          <m:t>∈50×27</m:t>
        </m:r>
      </m:oMath>
      <w:r w:rsidR="00917409">
        <w:t>).</w:t>
      </w:r>
    </w:p>
    <w:p w14:paraId="3E55C6BD" w14:textId="33430675" w:rsidR="000F2716" w:rsidRDefault="0075054F" w:rsidP="00917409">
      <w:pPr>
        <w:spacing w:after="3" w:line="264" w:lineRule="auto"/>
        <w:ind w:right="-17"/>
      </w:pPr>
      <w:r>
        <w:t>The DOE matrix was populated using the Latin Hypercube Sampling (LHS) method provided in the Python</w:t>
      </w:r>
      <w:r w:rsidR="00917409">
        <w:t xml:space="preserve"> </w:t>
      </w:r>
      <w:proofErr w:type="spellStart"/>
      <w:r w:rsidR="00917409">
        <w:rPr>
          <w:i/>
          <w:iCs/>
        </w:rPr>
        <w:t>pyDOE</w:t>
      </w:r>
      <w:proofErr w:type="spellEnd"/>
      <w:r w:rsidR="00917409">
        <w:t xml:space="preserve"> </w:t>
      </w:r>
      <w:r>
        <w:t>library. Once the CFD simulations achieved convergence, the target data, comprising of the discretized heat loads to the furnace, platen and final SHs, the exit flue-gas temperatures and combustion characteristics, was stored for each case. The target dataset was split with 80% being used for training purposes and the remainder for testing. To reduce the training time of the neural networks a min-max normalization was utilized scaling all the dataset entries to values between</w:t>
      </w:r>
      <w:r w:rsidR="00917409">
        <w:t xml:space="preserve"> </w:t>
      </w:r>
      <m:oMath>
        <m:r>
          <w:rPr>
            <w:rFonts w:ascii="Cambria Math" w:hAnsi="Cambria Math"/>
          </w:rPr>
          <m:t>0→1</m:t>
        </m:r>
      </m:oMath>
      <w:r>
        <w:t>.</w:t>
      </w:r>
    </w:p>
    <w:p w14:paraId="2D5B7838" w14:textId="77777777" w:rsidR="00917409" w:rsidRDefault="00917409" w:rsidP="00917409">
      <w:pPr>
        <w:spacing w:after="3" w:line="264" w:lineRule="auto"/>
        <w:ind w:right="-17"/>
      </w:pPr>
    </w:p>
    <w:p w14:paraId="7BB60DFC" w14:textId="77777777" w:rsidR="000F2716" w:rsidRDefault="0075054F">
      <w:pPr>
        <w:pStyle w:val="Heading1"/>
        <w:ind w:left="284" w:hanging="299"/>
      </w:pPr>
      <w:r>
        <w:lastRenderedPageBreak/>
        <w:t>Model development</w:t>
      </w:r>
    </w:p>
    <w:p w14:paraId="124367C6" w14:textId="77777777" w:rsidR="000F2716" w:rsidRDefault="0075054F">
      <w:pPr>
        <w:ind w:left="-15"/>
      </w:pPr>
      <w:r>
        <w:t xml:space="preserve">The present work makes use of two types of machine learning models, namely a standard artificial neural network (ANN/MLP) and a mixture density designated model connected to a standard ANN (MLP-MDN). The following section will discuss the hyper parameter tuning and final selected model configuration. The programming language Python 3.7.8 and the </w:t>
      </w:r>
      <w:proofErr w:type="spellStart"/>
      <w:r>
        <w:t>Tensorflow</w:t>
      </w:r>
      <w:proofErr w:type="spellEnd"/>
      <w:r>
        <w:t xml:space="preserve"> machine learning libraries were utilized in the present study.</w:t>
      </w:r>
    </w:p>
    <w:p w14:paraId="02F60FEC" w14:textId="77777777" w:rsidR="000F2716" w:rsidRDefault="0075054F">
      <w:pPr>
        <w:pStyle w:val="Heading2"/>
        <w:ind w:left="423" w:hanging="438"/>
      </w:pPr>
      <w:r>
        <w:t>Model configuration</w:t>
      </w:r>
    </w:p>
    <w:p w14:paraId="34CD6FA5" w14:textId="70558F35" w:rsidR="000F2716" w:rsidRDefault="0075054F" w:rsidP="00F76F3B">
      <w:pPr>
        <w:spacing w:after="0"/>
        <w:ind w:left="-15"/>
      </w:pPr>
      <w:r>
        <w:t xml:space="preserve">The goal of the final machine learning configuration is to be able to predict the heat load distributions to the furnace, platen superheater (SH) and final SH walls, the combustion </w:t>
      </w:r>
      <w:r w:rsidR="00CB27C8">
        <w:t>characteristics,</w:t>
      </w:r>
      <w:r>
        <w:t xml:space="preserve"> and flue-gas temperatures at the exit, using the high</w:t>
      </w:r>
      <w:r w:rsidR="00F76F3B">
        <w:t>-</w:t>
      </w:r>
      <w:r>
        <w:t xml:space="preserve">level input ranges given in Table </w:t>
      </w:r>
      <w:r>
        <w:rPr>
          <w:color w:val="2F4F4F"/>
        </w:rPr>
        <w:t>2</w:t>
      </w:r>
      <w:r>
        <w:t>.</w:t>
      </w:r>
    </w:p>
    <w:p w14:paraId="2661B65F" w14:textId="77777777" w:rsidR="00F76F3B" w:rsidRDefault="00F76F3B" w:rsidP="00F76F3B">
      <w:pPr>
        <w:spacing w:after="0"/>
        <w:ind w:left="-15"/>
      </w:pPr>
    </w:p>
    <w:p w14:paraId="757BD2CC" w14:textId="5BFEA4E5" w:rsidR="00F76F3B" w:rsidDel="0051658B" w:rsidRDefault="00F76F3B" w:rsidP="00CB27C8">
      <w:pPr>
        <w:spacing w:after="0" w:line="247" w:lineRule="auto"/>
        <w:ind w:left="-17"/>
        <w:rPr>
          <w:del w:id="206" w:author="Brad Rawlins" w:date="2022-03-08T11:46:00Z"/>
        </w:rPr>
      </w:pPr>
      <w:r>
        <w:t>The outputs for the MLP will consist</w:t>
      </w:r>
      <w:r w:rsidR="00CB27C8">
        <w:t xml:space="preserve"> of </w:t>
      </w:r>
      <m:oMath>
        <m:r>
          <w:rPr>
            <w:rFonts w:ascii="Cambria Math" w:hAnsi="Cambria Math"/>
          </w:rPr>
          <m:t>y=50×180=9000</m:t>
        </m:r>
      </m:oMath>
      <w:r w:rsidR="00CB27C8">
        <w:t xml:space="preserve"> outputs.</w:t>
      </w:r>
      <w:r>
        <w:t xml:space="preserve"> Thus, for a data batch size,</w:t>
      </w:r>
      <w:r w:rsidR="00CB27C8">
        <w:t xml:space="preserve">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sidR="00CB27C8">
        <w:t xml:space="preserve">, the output tensor for the MLP model will be </w:t>
      </w:r>
      <m:oMath>
        <m:acc>
          <m:accPr>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×y×27</m:t>
            </m:r>
          </m:sup>
        </m:sSup>
      </m:oMath>
      <w:r w:rsidR="00CB27C8">
        <w:t xml:space="preserve"> since </w:t>
      </w:r>
      <m:oMath>
        <m:sSub>
          <m:sSubPr>
            <m:ctrlPr>
              <w:rPr>
                <w:rFonts w:ascii="Cambria Math" w:hAnsi="Cambria Math"/>
                <w:i/>
              </w:rPr>
            </m:ctrlPr>
          </m:sSubPr>
          <m:e>
            <m:r>
              <w:rPr>
                <w:rFonts w:ascii="Cambria Math" w:hAnsi="Cambria Math"/>
              </w:rPr>
              <m:t>d</m:t>
            </m:r>
          </m:e>
          <m:sub>
            <m:r>
              <w:rPr>
                <w:rFonts w:ascii="Cambria Math" w:hAnsi="Cambria Math"/>
              </w:rPr>
              <m:t>targets</m:t>
            </m:r>
          </m:sub>
        </m:sSub>
        <m:r>
          <w:rPr>
            <w:rFonts w:ascii="Cambria Math" w:hAnsi="Cambria Math"/>
          </w:rPr>
          <m:t>=27</m:t>
        </m:r>
      </m:oMath>
      <w:r w:rsidR="00CB27C8">
        <w:t xml:space="preserve">. </w:t>
      </w:r>
      <w:r>
        <w:t>However, the MDN-ANN models output data will consist of t</w:t>
      </w:r>
      <w:r w:rsidR="00CB27C8">
        <w:t>hre</w:t>
      </w:r>
      <w:r>
        <w:t xml:space="preserve">e parts, </w:t>
      </w:r>
      <w:r w:rsidR="00CB27C8">
        <w:t>namely,</w:t>
      </w:r>
      <w:r>
        <w:t xml:space="preserve"> the mixing coefficients tensor of shape</w:t>
      </w:r>
      <w:r w:rsidR="00CB27C8">
        <w:t xml:space="preserve"> </w:t>
      </w:r>
      <m:oMath>
        <m:acc>
          <m:accPr>
            <m:chr m:val="̅"/>
            <m:ctrlPr>
              <w:rPr>
                <w:rFonts w:ascii="Cambria Math" w:hAnsi="Cambria Math"/>
                <w:i/>
              </w:rPr>
            </m:ctrlPr>
          </m:accPr>
          <m:e>
            <m:r>
              <w:rPr>
                <w:rFonts w:ascii="Cambria Math" w:hAnsi="Cambria Math"/>
              </w:rPr>
              <m:t>π</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×y×K</m:t>
            </m:r>
          </m:sup>
        </m:sSup>
        <m:r>
          <m:rPr>
            <m:sty m:val="p"/>
          </m:rPr>
          <w:rPr>
            <w:rFonts w:ascii="Cambria Math" w:hAnsi="Cambria Math"/>
          </w:rPr>
          <m:t xml:space="preserve"> </m:t>
        </m:r>
      </m:oMath>
      <w:r>
        <w:t>, the output standard deviation tensor of shape</w:t>
      </w:r>
      <w:r w:rsidR="00CB27C8">
        <w:t xml:space="preserve"> </w:t>
      </w:r>
      <m:oMath>
        <m:acc>
          <m:accPr>
            <m:chr m:val="̅"/>
            <m:ctrlPr>
              <w:rPr>
                <w:rFonts w:ascii="Cambria Math" w:hAnsi="Cambria Math"/>
                <w:i/>
              </w:rPr>
            </m:ctrlPr>
          </m:accPr>
          <m:e>
            <m:r>
              <w:rPr>
                <w:rFonts w:ascii="Cambria Math" w:hAnsi="Cambria Math"/>
              </w:rPr>
              <m:t>σ</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K×m</m:t>
                </m:r>
              </m:e>
              <m:sub>
                <m:r>
                  <w:rPr>
                    <w:rFonts w:ascii="Cambria Math" w:hAnsi="Cambria Math"/>
                  </w:rPr>
                  <m:t>b</m:t>
                </m:r>
              </m:sub>
            </m:sSub>
            <m:r>
              <w:rPr>
                <w:rFonts w:ascii="Cambria Math" w:hAnsi="Cambria Math"/>
              </w:rPr>
              <m:t>×y×27</m:t>
            </m:r>
          </m:sup>
        </m:sSup>
        <m:r>
          <m:rPr>
            <m:sty m:val="p"/>
          </m:rPr>
          <w:rPr>
            <w:rFonts w:ascii="Cambria Math" w:hAnsi="Cambria Math"/>
          </w:rPr>
          <m:t xml:space="preserve"> </m:t>
        </m:r>
      </m:oMath>
      <w:r>
        <w:t xml:space="preserve"> and the predicted means of tensor shape</w:t>
      </w:r>
      <w:r w:rsidR="00CB27C8">
        <w:t xml:space="preserve"> </w:t>
      </w:r>
      <m:oMath>
        <m:acc>
          <m:accPr>
            <m:chr m:val="̅"/>
            <m:ctrlPr>
              <w:rPr>
                <w:rFonts w:ascii="Cambria Math" w:hAnsi="Cambria Math"/>
                <w:i/>
              </w:rPr>
            </m:ctrlPr>
          </m:accPr>
          <m:e>
            <m:r>
              <w:rPr>
                <w:rFonts w:ascii="Cambria Math" w:hAnsi="Cambria Math"/>
              </w:rPr>
              <m:t>μ</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K×m</m:t>
                </m:r>
              </m:e>
              <m:sub>
                <m:r>
                  <w:rPr>
                    <w:rFonts w:ascii="Cambria Math" w:hAnsi="Cambria Math"/>
                  </w:rPr>
                  <m:t>b</m:t>
                </m:r>
              </m:sub>
            </m:sSub>
            <m:r>
              <w:rPr>
                <w:rFonts w:ascii="Cambria Math" w:hAnsi="Cambria Math"/>
              </w:rPr>
              <m:t>×y×27</m:t>
            </m:r>
          </m:sup>
        </m:sSup>
        <m:r>
          <m:rPr>
            <m:sty m:val="p"/>
          </m:rPr>
          <w:rPr>
            <w:rFonts w:ascii="Cambria Math" w:hAnsi="Cambria Math"/>
          </w:rPr>
          <m:t xml:space="preserve"> </m:t>
        </m:r>
      </m:oMath>
      <w:r>
        <w:t xml:space="preserve">. The input data fed into both the </w:t>
      </w:r>
      <w:proofErr w:type="gramStart"/>
      <w:r>
        <w:t>MLP</w:t>
      </w:r>
      <w:proofErr w:type="gramEnd"/>
      <w:r>
        <w:t xml:space="preserve"> and MDN-ANN will have shape</w:t>
      </w:r>
      <w:r w:rsidR="00CB27C8">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inputs</m:t>
                </m:r>
              </m:sub>
            </m:sSub>
          </m:sup>
        </m:sSup>
        <m:r>
          <m:rPr>
            <m:sty m:val="p"/>
          </m:rPr>
          <w:rPr>
            <w:rFonts w:ascii="Cambria Math" w:hAnsi="Cambria Math"/>
          </w:rPr>
          <m:t xml:space="preserve"> </m:t>
        </m:r>
      </m:oMath>
      <w:r>
        <w:t>. The input features will be varied based on the DOE, to account for burner mill biassing, fuel quality and SH heating component fouling.</w:t>
      </w:r>
    </w:p>
    <w:p w14:paraId="7DB2440F" w14:textId="1150D394" w:rsidR="00917409" w:rsidDel="0051658B" w:rsidRDefault="00F76F3B" w:rsidP="0051658B">
      <w:pPr>
        <w:spacing w:after="0"/>
        <w:ind w:firstLine="0"/>
        <w:rPr>
          <w:del w:id="207" w:author="Brad Rawlins" w:date="2022-03-08T11:46:00Z"/>
        </w:rPr>
        <w:pPrChange w:id="208" w:author="Brad Rawlins" w:date="2022-03-08T11:46:00Z">
          <w:pPr>
            <w:spacing w:after="0"/>
            <w:ind w:left="-15"/>
          </w:pPr>
        </w:pPrChange>
      </w:pPr>
      <w:del w:id="209" w:author="Brad Rawlins" w:date="2022-03-08T11:46:00Z">
        <w:r w:rsidDel="0051658B">
          <w:delText xml:space="preserve"> </w:delText>
        </w:r>
      </w:del>
    </w:p>
    <w:p w14:paraId="1ED07BD3" w14:textId="5D0BA2F9" w:rsidR="00F76F3B" w:rsidRDefault="00F76F3B" w:rsidP="0051658B">
      <w:pPr>
        <w:spacing w:after="0" w:line="247" w:lineRule="auto"/>
        <w:ind w:left="-17"/>
        <w:pPrChange w:id="210" w:author="Brad Rawlins" w:date="2022-03-08T11:46:00Z">
          <w:pPr>
            <w:spacing w:after="0"/>
            <w:ind w:left="-15"/>
          </w:pPr>
        </w:pPrChange>
      </w:pPr>
      <w:del w:id="211" w:author="Brad Rawlins" w:date="2022-03-08T11:46:00Z">
        <w:r w:rsidDel="0051658B">
          <w:delText xml:space="preserve"> </w:delText>
        </w:r>
      </w:del>
    </w:p>
    <w:p w14:paraId="22781AED" w14:textId="77777777" w:rsidR="00CB27C8" w:rsidRDefault="00CB27C8" w:rsidP="00CB27C8">
      <w:pPr>
        <w:spacing w:after="0"/>
        <w:ind w:left="-15"/>
      </w:pPr>
    </w:p>
    <w:p w14:paraId="188D9F3C" w14:textId="77777777" w:rsidR="00917409" w:rsidRPr="00917409" w:rsidRDefault="00917409" w:rsidP="00917409">
      <w:pPr>
        <w:spacing w:after="0" w:line="259" w:lineRule="auto"/>
        <w:ind w:left="-5" w:hanging="10"/>
        <w:jc w:val="left"/>
        <w:rPr>
          <w:b/>
          <w:bCs/>
        </w:rPr>
      </w:pPr>
      <w:r w:rsidRPr="00917409">
        <w:rPr>
          <w:b/>
          <w:bCs/>
          <w:sz w:val="18"/>
        </w:rPr>
        <w:t>Table 3</w:t>
      </w:r>
    </w:p>
    <w:p w14:paraId="0C227733" w14:textId="77777777" w:rsidR="00917409" w:rsidRDefault="00917409" w:rsidP="00917409">
      <w:pPr>
        <w:spacing w:after="0" w:line="261" w:lineRule="auto"/>
        <w:ind w:left="-5" w:hanging="10"/>
        <w:jc w:val="left"/>
      </w:pPr>
      <w:r>
        <w:rPr>
          <w:sz w:val="18"/>
        </w:rPr>
        <w:t>Hyper-parameter search space for fully connected MLP and MLP-MDN models</w:t>
      </w:r>
    </w:p>
    <w:tbl>
      <w:tblPr>
        <w:tblStyle w:val="TableGrid"/>
        <w:tblpPr w:leftFromText="180" w:rightFromText="180" w:vertAnchor="text" w:horzAnchor="margin" w:tblpY="77"/>
        <w:tblW w:w="9332" w:type="dxa"/>
        <w:tblInd w:w="0" w:type="dxa"/>
        <w:tblCellMar>
          <w:top w:w="27" w:type="dxa"/>
        </w:tblCellMar>
        <w:tblLook w:val="04A0" w:firstRow="1" w:lastRow="0" w:firstColumn="1" w:lastColumn="0" w:noHBand="0" w:noVBand="1"/>
      </w:tblPr>
      <w:tblGrid>
        <w:gridCol w:w="5024"/>
        <w:gridCol w:w="2479"/>
        <w:gridCol w:w="1829"/>
      </w:tblGrid>
      <w:tr w:rsidR="00917409" w14:paraId="43B887FA" w14:textId="77777777" w:rsidTr="00917409">
        <w:trPr>
          <w:trHeight w:val="322"/>
        </w:trPr>
        <w:tc>
          <w:tcPr>
            <w:tcW w:w="5024" w:type="dxa"/>
            <w:tcBorders>
              <w:top w:val="single" w:sz="6" w:space="0" w:color="000000"/>
              <w:left w:val="nil"/>
              <w:bottom w:val="single" w:sz="4" w:space="0" w:color="000000"/>
              <w:right w:val="nil"/>
            </w:tcBorders>
          </w:tcPr>
          <w:p w14:paraId="437F50FA" w14:textId="77777777" w:rsidR="00917409" w:rsidRDefault="00917409" w:rsidP="00917409">
            <w:pPr>
              <w:spacing w:after="0" w:line="259" w:lineRule="auto"/>
              <w:ind w:left="120" w:firstLine="0"/>
              <w:jc w:val="left"/>
            </w:pPr>
            <w:r>
              <w:rPr>
                <w:sz w:val="18"/>
              </w:rPr>
              <w:t>Parameter</w:t>
            </w:r>
          </w:p>
        </w:tc>
        <w:tc>
          <w:tcPr>
            <w:tcW w:w="2479" w:type="dxa"/>
            <w:tcBorders>
              <w:top w:val="single" w:sz="6" w:space="0" w:color="000000"/>
              <w:left w:val="nil"/>
              <w:bottom w:val="single" w:sz="4" w:space="0" w:color="000000"/>
              <w:right w:val="nil"/>
            </w:tcBorders>
          </w:tcPr>
          <w:p w14:paraId="06526D67" w14:textId="77777777" w:rsidR="00917409" w:rsidRDefault="00917409" w:rsidP="00917409">
            <w:pPr>
              <w:spacing w:after="0" w:line="259" w:lineRule="auto"/>
              <w:ind w:firstLine="0"/>
              <w:jc w:val="left"/>
            </w:pPr>
            <w:r>
              <w:rPr>
                <w:sz w:val="18"/>
              </w:rPr>
              <w:t>MLP search space</w:t>
            </w:r>
          </w:p>
        </w:tc>
        <w:tc>
          <w:tcPr>
            <w:tcW w:w="1829" w:type="dxa"/>
            <w:tcBorders>
              <w:top w:val="single" w:sz="6" w:space="0" w:color="000000"/>
              <w:left w:val="nil"/>
              <w:bottom w:val="single" w:sz="4" w:space="0" w:color="000000"/>
              <w:right w:val="nil"/>
            </w:tcBorders>
          </w:tcPr>
          <w:p w14:paraId="233BAF15" w14:textId="77777777" w:rsidR="00917409" w:rsidRDefault="00917409" w:rsidP="00917409">
            <w:pPr>
              <w:spacing w:after="0" w:line="259" w:lineRule="auto"/>
              <w:ind w:right="-54" w:firstLine="0"/>
            </w:pPr>
            <w:r>
              <w:rPr>
                <w:sz w:val="18"/>
              </w:rPr>
              <w:t>MLP-MDN search space</w:t>
            </w:r>
          </w:p>
        </w:tc>
      </w:tr>
      <w:tr w:rsidR="00917409" w14:paraId="57FC6302" w14:textId="77777777" w:rsidTr="00917409">
        <w:trPr>
          <w:trHeight w:val="276"/>
        </w:trPr>
        <w:tc>
          <w:tcPr>
            <w:tcW w:w="5024" w:type="dxa"/>
            <w:tcBorders>
              <w:top w:val="single" w:sz="4" w:space="0" w:color="000000"/>
              <w:left w:val="nil"/>
              <w:bottom w:val="nil"/>
              <w:right w:val="nil"/>
            </w:tcBorders>
          </w:tcPr>
          <w:p w14:paraId="19456960" w14:textId="77777777" w:rsidR="00917409" w:rsidRDefault="00917409" w:rsidP="00917409">
            <w:pPr>
              <w:spacing w:after="0" w:line="259" w:lineRule="auto"/>
              <w:ind w:left="120" w:firstLine="0"/>
              <w:jc w:val="left"/>
            </w:pPr>
            <w:r>
              <w:rPr>
                <w:sz w:val="18"/>
              </w:rPr>
              <w:t>Number of distributions</w:t>
            </w:r>
          </w:p>
        </w:tc>
        <w:tc>
          <w:tcPr>
            <w:tcW w:w="2479" w:type="dxa"/>
            <w:tcBorders>
              <w:top w:val="single" w:sz="4" w:space="0" w:color="000000"/>
              <w:left w:val="nil"/>
              <w:bottom w:val="nil"/>
              <w:right w:val="nil"/>
            </w:tcBorders>
          </w:tcPr>
          <w:p w14:paraId="16E83C67" w14:textId="77777777" w:rsidR="00917409" w:rsidRDefault="00917409" w:rsidP="00917409">
            <w:pPr>
              <w:spacing w:after="0" w:line="259" w:lineRule="auto"/>
              <w:ind w:firstLine="0"/>
              <w:jc w:val="left"/>
            </w:pPr>
            <w:r>
              <w:rPr>
                <w:sz w:val="18"/>
              </w:rPr>
              <w:t>-</w:t>
            </w:r>
          </w:p>
        </w:tc>
        <w:tc>
          <w:tcPr>
            <w:tcW w:w="1829" w:type="dxa"/>
            <w:tcBorders>
              <w:top w:val="single" w:sz="4" w:space="0" w:color="000000"/>
              <w:left w:val="nil"/>
              <w:bottom w:val="nil"/>
              <w:right w:val="nil"/>
            </w:tcBorders>
          </w:tcPr>
          <w:p w14:paraId="6661FB8E" w14:textId="77777777" w:rsidR="00917409" w:rsidRDefault="00917409" w:rsidP="00917409">
            <w:pPr>
              <w:spacing w:after="0" w:line="259" w:lineRule="auto"/>
              <w:ind w:firstLine="0"/>
              <w:jc w:val="left"/>
            </w:pPr>
            <w:r>
              <w:rPr>
                <w:sz w:val="18"/>
              </w:rPr>
              <w:t>1,2,3,4</w:t>
            </w:r>
          </w:p>
        </w:tc>
      </w:tr>
      <w:tr w:rsidR="00917409" w14:paraId="619E7632" w14:textId="77777777" w:rsidTr="00917409">
        <w:trPr>
          <w:trHeight w:val="219"/>
        </w:trPr>
        <w:tc>
          <w:tcPr>
            <w:tcW w:w="5024" w:type="dxa"/>
            <w:tcBorders>
              <w:top w:val="nil"/>
              <w:left w:val="nil"/>
              <w:bottom w:val="nil"/>
              <w:right w:val="nil"/>
            </w:tcBorders>
          </w:tcPr>
          <w:p w14:paraId="086F1733" w14:textId="77777777" w:rsidR="00917409" w:rsidRDefault="00917409" w:rsidP="00917409">
            <w:pPr>
              <w:spacing w:after="0" w:line="259" w:lineRule="auto"/>
              <w:ind w:left="120" w:firstLine="0"/>
              <w:jc w:val="left"/>
            </w:pPr>
            <w:r>
              <w:rPr>
                <w:sz w:val="18"/>
              </w:rPr>
              <w:t>Number of layers</w:t>
            </w:r>
          </w:p>
        </w:tc>
        <w:tc>
          <w:tcPr>
            <w:tcW w:w="2479" w:type="dxa"/>
            <w:tcBorders>
              <w:top w:val="nil"/>
              <w:left w:val="nil"/>
              <w:bottom w:val="nil"/>
              <w:right w:val="nil"/>
            </w:tcBorders>
          </w:tcPr>
          <w:p w14:paraId="28D9C058" w14:textId="77777777" w:rsidR="00917409" w:rsidRDefault="00917409" w:rsidP="00917409">
            <w:pPr>
              <w:spacing w:after="0" w:line="259" w:lineRule="auto"/>
              <w:ind w:firstLine="0"/>
              <w:jc w:val="left"/>
            </w:pPr>
            <w:r>
              <w:rPr>
                <w:sz w:val="18"/>
              </w:rPr>
              <w:t>2,3,4</w:t>
            </w:r>
          </w:p>
        </w:tc>
        <w:tc>
          <w:tcPr>
            <w:tcW w:w="1829" w:type="dxa"/>
            <w:tcBorders>
              <w:top w:val="nil"/>
              <w:left w:val="nil"/>
              <w:bottom w:val="nil"/>
              <w:right w:val="nil"/>
            </w:tcBorders>
          </w:tcPr>
          <w:p w14:paraId="44B4A804" w14:textId="77777777" w:rsidR="00917409" w:rsidRDefault="00917409" w:rsidP="00917409">
            <w:pPr>
              <w:spacing w:after="0" w:line="259" w:lineRule="auto"/>
              <w:ind w:firstLine="0"/>
              <w:jc w:val="left"/>
            </w:pPr>
            <w:r>
              <w:rPr>
                <w:sz w:val="18"/>
              </w:rPr>
              <w:t>2,3,4</w:t>
            </w:r>
          </w:p>
        </w:tc>
      </w:tr>
      <w:tr w:rsidR="00917409" w14:paraId="6A78EED6" w14:textId="77777777" w:rsidTr="00917409">
        <w:trPr>
          <w:trHeight w:val="219"/>
        </w:trPr>
        <w:tc>
          <w:tcPr>
            <w:tcW w:w="5024" w:type="dxa"/>
            <w:tcBorders>
              <w:top w:val="nil"/>
              <w:left w:val="nil"/>
              <w:bottom w:val="nil"/>
              <w:right w:val="nil"/>
            </w:tcBorders>
          </w:tcPr>
          <w:p w14:paraId="172946B7" w14:textId="77777777" w:rsidR="00917409" w:rsidRDefault="00917409" w:rsidP="00917409">
            <w:pPr>
              <w:spacing w:after="0" w:line="259" w:lineRule="auto"/>
              <w:ind w:left="120" w:firstLine="0"/>
              <w:jc w:val="left"/>
            </w:pPr>
            <w:r>
              <w:rPr>
                <w:sz w:val="18"/>
              </w:rPr>
              <w:t>Number of neurons per layer</w:t>
            </w:r>
          </w:p>
        </w:tc>
        <w:tc>
          <w:tcPr>
            <w:tcW w:w="2479" w:type="dxa"/>
            <w:tcBorders>
              <w:top w:val="nil"/>
              <w:left w:val="nil"/>
              <w:bottom w:val="nil"/>
              <w:right w:val="nil"/>
            </w:tcBorders>
          </w:tcPr>
          <w:p w14:paraId="258A9933" w14:textId="77777777" w:rsidR="00917409" w:rsidRDefault="00917409" w:rsidP="00917409">
            <w:pPr>
              <w:spacing w:after="0" w:line="259" w:lineRule="auto"/>
              <w:ind w:firstLine="0"/>
              <w:jc w:val="left"/>
            </w:pPr>
            <w:r>
              <w:rPr>
                <w:sz w:val="18"/>
              </w:rPr>
              <w:t>10, 40, 80, 100</w:t>
            </w:r>
          </w:p>
        </w:tc>
        <w:tc>
          <w:tcPr>
            <w:tcW w:w="1829" w:type="dxa"/>
            <w:tcBorders>
              <w:top w:val="nil"/>
              <w:left w:val="nil"/>
              <w:bottom w:val="nil"/>
              <w:right w:val="nil"/>
            </w:tcBorders>
          </w:tcPr>
          <w:p w14:paraId="5123EE47" w14:textId="77777777" w:rsidR="00917409" w:rsidRDefault="00917409" w:rsidP="00917409">
            <w:pPr>
              <w:spacing w:after="0" w:line="259" w:lineRule="auto"/>
              <w:ind w:firstLine="0"/>
              <w:jc w:val="left"/>
            </w:pPr>
            <w:r>
              <w:rPr>
                <w:sz w:val="18"/>
              </w:rPr>
              <w:t>10, 40, 80, 100</w:t>
            </w:r>
          </w:p>
        </w:tc>
      </w:tr>
      <w:tr w:rsidR="00917409" w14:paraId="04238C58" w14:textId="77777777" w:rsidTr="00917409">
        <w:trPr>
          <w:trHeight w:val="219"/>
        </w:trPr>
        <w:tc>
          <w:tcPr>
            <w:tcW w:w="5024" w:type="dxa"/>
            <w:tcBorders>
              <w:top w:val="nil"/>
              <w:left w:val="nil"/>
              <w:bottom w:val="nil"/>
              <w:right w:val="nil"/>
            </w:tcBorders>
          </w:tcPr>
          <w:p w14:paraId="3C6F67CD" w14:textId="77777777" w:rsidR="00917409" w:rsidRDefault="00917409" w:rsidP="00917409">
            <w:pPr>
              <w:spacing w:after="0" w:line="259" w:lineRule="auto"/>
              <w:ind w:left="120" w:firstLine="0"/>
              <w:jc w:val="left"/>
            </w:pPr>
            <w:r>
              <w:rPr>
                <w:sz w:val="18"/>
              </w:rPr>
              <w:t>Learning rates</w:t>
            </w:r>
          </w:p>
        </w:tc>
        <w:tc>
          <w:tcPr>
            <w:tcW w:w="2479" w:type="dxa"/>
            <w:tcBorders>
              <w:top w:val="nil"/>
              <w:left w:val="nil"/>
              <w:bottom w:val="nil"/>
              <w:right w:val="nil"/>
            </w:tcBorders>
          </w:tcPr>
          <w:p w14:paraId="18EDF812" w14:textId="77777777" w:rsidR="00917409" w:rsidRDefault="00917409" w:rsidP="00917409">
            <w:pPr>
              <w:spacing w:after="0" w:line="259" w:lineRule="auto"/>
              <w:ind w:firstLine="0"/>
              <w:jc w:val="left"/>
            </w:pPr>
            <w:r>
              <w:rPr>
                <w:sz w:val="18"/>
              </w:rPr>
              <w:t>1e-3, 1e-4, 1e-5, 1e-6</w:t>
            </w:r>
          </w:p>
        </w:tc>
        <w:tc>
          <w:tcPr>
            <w:tcW w:w="1829" w:type="dxa"/>
            <w:tcBorders>
              <w:top w:val="nil"/>
              <w:left w:val="nil"/>
              <w:bottom w:val="nil"/>
              <w:right w:val="nil"/>
            </w:tcBorders>
          </w:tcPr>
          <w:p w14:paraId="7C5280C9" w14:textId="77777777" w:rsidR="00917409" w:rsidRDefault="00917409" w:rsidP="00917409">
            <w:pPr>
              <w:spacing w:after="0" w:line="259" w:lineRule="auto"/>
              <w:ind w:firstLine="0"/>
              <w:jc w:val="left"/>
            </w:pPr>
            <w:r>
              <w:rPr>
                <w:sz w:val="18"/>
              </w:rPr>
              <w:t>1e-3, 1e-4, 1e-5, 1e-6</w:t>
            </w:r>
          </w:p>
        </w:tc>
      </w:tr>
      <w:tr w:rsidR="00917409" w14:paraId="2F118A73" w14:textId="77777777" w:rsidTr="00F76F3B">
        <w:trPr>
          <w:trHeight w:val="265"/>
        </w:trPr>
        <w:tc>
          <w:tcPr>
            <w:tcW w:w="5024" w:type="dxa"/>
            <w:tcBorders>
              <w:top w:val="nil"/>
              <w:left w:val="nil"/>
              <w:bottom w:val="single" w:sz="4" w:space="0" w:color="auto"/>
              <w:right w:val="nil"/>
            </w:tcBorders>
          </w:tcPr>
          <w:p w14:paraId="62CBC00B" w14:textId="77777777" w:rsidR="00917409" w:rsidRDefault="00917409" w:rsidP="00917409">
            <w:pPr>
              <w:spacing w:after="0" w:line="259" w:lineRule="auto"/>
              <w:ind w:left="120" w:firstLine="0"/>
              <w:jc w:val="left"/>
            </w:pPr>
            <w:r>
              <w:rPr>
                <w:sz w:val="18"/>
              </w:rPr>
              <w:t>Mini batch sizes</w:t>
            </w:r>
          </w:p>
        </w:tc>
        <w:tc>
          <w:tcPr>
            <w:tcW w:w="2479" w:type="dxa"/>
            <w:tcBorders>
              <w:top w:val="nil"/>
              <w:left w:val="nil"/>
              <w:bottom w:val="single" w:sz="4" w:space="0" w:color="auto"/>
              <w:right w:val="nil"/>
            </w:tcBorders>
          </w:tcPr>
          <w:p w14:paraId="3D93490D" w14:textId="77777777" w:rsidR="00917409" w:rsidRDefault="00917409" w:rsidP="00917409">
            <w:pPr>
              <w:spacing w:after="0" w:line="259" w:lineRule="auto"/>
              <w:ind w:firstLine="0"/>
              <w:jc w:val="left"/>
            </w:pPr>
            <w:r>
              <w:rPr>
                <w:sz w:val="18"/>
              </w:rPr>
              <w:t>32, 64, 128, 256</w:t>
            </w:r>
          </w:p>
        </w:tc>
        <w:tc>
          <w:tcPr>
            <w:tcW w:w="1829" w:type="dxa"/>
            <w:tcBorders>
              <w:top w:val="nil"/>
              <w:left w:val="nil"/>
              <w:bottom w:val="single" w:sz="4" w:space="0" w:color="auto"/>
              <w:right w:val="nil"/>
            </w:tcBorders>
          </w:tcPr>
          <w:p w14:paraId="56665682" w14:textId="77777777" w:rsidR="00917409" w:rsidRDefault="00917409" w:rsidP="00917409">
            <w:pPr>
              <w:spacing w:after="0" w:line="259" w:lineRule="auto"/>
              <w:ind w:firstLine="0"/>
              <w:jc w:val="left"/>
            </w:pPr>
            <w:r>
              <w:rPr>
                <w:sz w:val="18"/>
              </w:rPr>
              <w:t>32, 64, 128, 256</w:t>
            </w:r>
          </w:p>
        </w:tc>
      </w:tr>
      <w:tr w:rsidR="00F76F3B" w14:paraId="7C1646CD" w14:textId="77777777" w:rsidTr="00F76F3B">
        <w:trPr>
          <w:trHeight w:val="265"/>
        </w:trPr>
        <w:tc>
          <w:tcPr>
            <w:tcW w:w="5024" w:type="dxa"/>
            <w:tcBorders>
              <w:top w:val="single" w:sz="4" w:space="0" w:color="auto"/>
              <w:left w:val="nil"/>
              <w:bottom w:val="single" w:sz="4" w:space="0" w:color="FFFFFF"/>
              <w:right w:val="nil"/>
            </w:tcBorders>
          </w:tcPr>
          <w:p w14:paraId="44A2A049" w14:textId="77777777" w:rsidR="00F76F3B" w:rsidRDefault="00F76F3B" w:rsidP="00917409">
            <w:pPr>
              <w:spacing w:after="0" w:line="259" w:lineRule="auto"/>
              <w:ind w:left="120" w:firstLine="0"/>
              <w:jc w:val="left"/>
              <w:rPr>
                <w:sz w:val="18"/>
              </w:rPr>
            </w:pPr>
          </w:p>
        </w:tc>
        <w:tc>
          <w:tcPr>
            <w:tcW w:w="2479" w:type="dxa"/>
            <w:tcBorders>
              <w:top w:val="single" w:sz="4" w:space="0" w:color="auto"/>
              <w:left w:val="nil"/>
              <w:bottom w:val="single" w:sz="4" w:space="0" w:color="FFFFFF"/>
              <w:right w:val="nil"/>
            </w:tcBorders>
          </w:tcPr>
          <w:p w14:paraId="2DEBD8C0" w14:textId="77777777" w:rsidR="00F76F3B" w:rsidRDefault="00F76F3B" w:rsidP="00917409">
            <w:pPr>
              <w:spacing w:after="0" w:line="259" w:lineRule="auto"/>
              <w:ind w:firstLine="0"/>
              <w:jc w:val="left"/>
              <w:rPr>
                <w:sz w:val="18"/>
              </w:rPr>
            </w:pPr>
          </w:p>
        </w:tc>
        <w:tc>
          <w:tcPr>
            <w:tcW w:w="1829" w:type="dxa"/>
            <w:tcBorders>
              <w:top w:val="single" w:sz="4" w:space="0" w:color="auto"/>
              <w:left w:val="nil"/>
              <w:bottom w:val="single" w:sz="4" w:space="0" w:color="FFFFFF"/>
              <w:right w:val="nil"/>
            </w:tcBorders>
          </w:tcPr>
          <w:p w14:paraId="4BE71B7C" w14:textId="77777777" w:rsidR="00F76F3B" w:rsidRDefault="00F76F3B" w:rsidP="00917409">
            <w:pPr>
              <w:spacing w:after="0" w:line="259" w:lineRule="auto"/>
              <w:ind w:firstLine="0"/>
              <w:jc w:val="left"/>
              <w:rPr>
                <w:sz w:val="18"/>
              </w:rPr>
            </w:pPr>
          </w:p>
        </w:tc>
      </w:tr>
    </w:tbl>
    <w:p w14:paraId="281B7942" w14:textId="77777777" w:rsidR="000F2716" w:rsidRDefault="0075054F">
      <w:pPr>
        <w:pStyle w:val="Heading2"/>
        <w:ind w:left="423" w:hanging="438"/>
      </w:pPr>
      <w:r>
        <w:t>Hyper-parameter tuning &amp; final model selection</w:t>
      </w:r>
    </w:p>
    <w:p w14:paraId="410796A5" w14:textId="77777777" w:rsidR="000F2716" w:rsidRDefault="0075054F" w:rsidP="00631F53">
      <w:pPr>
        <w:spacing w:after="3" w:line="276" w:lineRule="auto"/>
        <w:ind w:left="10" w:right="-15" w:hanging="10"/>
        <w:jc w:val="right"/>
      </w:pPr>
      <w:r>
        <w:t xml:space="preserve">Table </w:t>
      </w:r>
      <w:r>
        <w:rPr>
          <w:color w:val="2F4F4F"/>
        </w:rPr>
        <w:t xml:space="preserve">3 </w:t>
      </w:r>
      <w:r>
        <w:t>highlights the hyper-parameter search spaces for both the MLP and MLP-MDN model. The MLP-MDN</w:t>
      </w:r>
    </w:p>
    <w:p w14:paraId="1B67B916" w14:textId="0B13114F" w:rsidR="000F2716" w:rsidRDefault="0075054F" w:rsidP="00631F53">
      <w:pPr>
        <w:spacing w:line="276" w:lineRule="auto"/>
        <w:ind w:left="-15" w:firstLine="0"/>
      </w:pPr>
      <w:r>
        <w:t xml:space="preserve">has an added parameter namely the number of additional distributions the MLP-MDN would </w:t>
      </w:r>
      <w:r w:rsidR="00631F53">
        <w:t xml:space="preserve">need to </w:t>
      </w:r>
      <w:r>
        <w:t>fit to the output data.</w:t>
      </w:r>
      <w:r w:rsidR="00631F53">
        <w:t xml:space="preserve"> </w:t>
      </w:r>
      <w:r>
        <w:t xml:space="preserve">The hyper-parameter tuning of both the </w:t>
      </w:r>
      <w:r w:rsidR="00631F53">
        <w:t>MLP,</w:t>
      </w:r>
      <w:r>
        <w:t xml:space="preserve"> and MDN-ANN models made use of a single epoch run consisting of 1000 training/testing passes. This was deemed adequate to train/test the models for the various hyper-parameter search </w:t>
      </w:r>
      <w:r w:rsidR="00631F53">
        <w:t>spaces and</w:t>
      </w:r>
      <w:r>
        <w:t xml:space="preserve"> was utilized to reduce the computational effort/time.</w:t>
      </w:r>
    </w:p>
    <w:p w14:paraId="75343570" w14:textId="258CF31E" w:rsidR="000F2716" w:rsidRDefault="0075054F" w:rsidP="00631F53">
      <w:pPr>
        <w:spacing w:after="136" w:line="276" w:lineRule="auto"/>
        <w:ind w:left="-15"/>
      </w:pPr>
      <w:r>
        <w:t xml:space="preserve">The hyper-parameter search was conducted in a sequential manner with the mean absolute errors (MAE) and root mean square errors (RMSE) being taken as important performance indicators for each sequential step. </w:t>
      </w:r>
      <w:r w:rsidR="00631F53">
        <w:t>Firstly,</w:t>
      </w:r>
      <w:r>
        <w:t xml:space="preserve"> both models (MLP &amp; MLP-MDN) hidden layer architectures </w:t>
      </w:r>
      <w:r w:rsidR="00631F53">
        <w:t>were</w:t>
      </w:r>
      <w:r>
        <w:t xml:space="preserve"> varied by considering the </w:t>
      </w:r>
      <w:r w:rsidR="00F76F3B">
        <w:t>number</w:t>
      </w:r>
      <w:r>
        <w:t xml:space="preserve"> of hidden layers and neurons per layer. Figure </w:t>
      </w:r>
      <w:del w:id="212" w:author="Brad Rawlins" w:date="2022-03-08T11:55:00Z">
        <w:r w:rsidDel="007B421E">
          <w:rPr>
            <w:color w:val="2F4F4F"/>
          </w:rPr>
          <w:delText>4</w:delText>
        </w:r>
      </w:del>
      <w:ins w:id="213" w:author="Brad Rawlins" w:date="2022-03-08T11:55:00Z">
        <w:r w:rsidR="007B421E">
          <w:rPr>
            <w:color w:val="2F4F4F"/>
          </w:rPr>
          <w:t>6</w:t>
        </w:r>
      </w:ins>
      <w:r>
        <w:rPr>
          <w:color w:val="2F4F4F"/>
        </w:rPr>
        <w:t xml:space="preserve"> </w:t>
      </w:r>
      <w:r>
        <w:t xml:space="preserve">(a) illustrates the MLP model performance for the various hidden layer architectures. </w:t>
      </w:r>
      <w:r w:rsidR="00631F53">
        <w:t>The</w:t>
      </w:r>
      <w:r>
        <w:t xml:space="preserve"> neuron capacity reaches a minimum MAE at 80 neurons per layer for a 4-layer architecture, further neuron capacity results in an increase in the MAE, possibly indicating an over fitting of data. Secondly, the learning rates were varied for the best performing architecture of the first hyper-parameter tuning step. Considering Figure </w:t>
      </w:r>
      <w:del w:id="214" w:author="Brad Rawlins" w:date="2022-03-08T11:55:00Z">
        <w:r w:rsidDel="007B421E">
          <w:rPr>
            <w:color w:val="2F4F4F"/>
          </w:rPr>
          <w:delText>4</w:delText>
        </w:r>
      </w:del>
      <w:ins w:id="215" w:author="Brad Rawlins" w:date="2022-03-08T11:55:00Z">
        <w:r w:rsidR="007B421E">
          <w:rPr>
            <w:color w:val="2F4F4F"/>
          </w:rPr>
          <w:t>6</w:t>
        </w:r>
      </w:ins>
      <w:r>
        <w:rPr>
          <w:color w:val="2F4F4F"/>
        </w:rPr>
        <w:t xml:space="preserve"> </w:t>
      </w:r>
      <w:r>
        <w:t xml:space="preserve">(b), a decrease in the learning rate shows an improvement in the MAE, with a learning rate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r>
        <w:t xml:space="preserve">being the best for the current epoch size. For comparative purposes, learning rates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r>
        <w:rPr>
          <w:vertAlign w:val="superscript"/>
        </w:rPr>
        <w:t xml:space="preserve"> </w:t>
      </w:r>
      <w:r>
        <w:t xml:space="preserve">and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-6</m:t>
            </m:r>
          </m:sup>
        </m:sSup>
      </m:oMath>
      <w:r>
        <w:rPr>
          <w:vertAlign w:val="superscript"/>
        </w:rPr>
        <w:t xml:space="preserve"> </w:t>
      </w:r>
      <w:r>
        <w:t xml:space="preserve">were used in the final step, where the mini-batch sizes are varied. Figure </w:t>
      </w:r>
      <w:del w:id="216" w:author="Brad Rawlins" w:date="2022-03-08T11:55:00Z">
        <w:r w:rsidDel="007B421E">
          <w:rPr>
            <w:color w:val="2F4F4F"/>
          </w:rPr>
          <w:delText>4</w:delText>
        </w:r>
      </w:del>
      <w:ins w:id="217" w:author="Brad Rawlins" w:date="2022-03-08T11:55:00Z">
        <w:r w:rsidR="007B421E">
          <w:rPr>
            <w:color w:val="2F4F4F"/>
          </w:rPr>
          <w:t>6</w:t>
        </w:r>
      </w:ins>
      <w:r>
        <w:rPr>
          <w:color w:val="2F4F4F"/>
        </w:rPr>
        <w:t xml:space="preserve"> </w:t>
      </w:r>
      <w:r>
        <w:t xml:space="preserve">(c) highlights the comparison, for a fixed epoch, with a mini-batch size of 32 and a corresponding learning rate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r>
        <w:rPr>
          <w:vertAlign w:val="superscript"/>
        </w:rPr>
        <w:t xml:space="preserve"> </w:t>
      </w:r>
      <w:r>
        <w:t>show the best MAE improvement.</w:t>
      </w:r>
    </w:p>
    <w:p w14:paraId="6EF30F95" w14:textId="0455EE62" w:rsidR="000F2716" w:rsidDel="0051658B" w:rsidRDefault="0075054F" w:rsidP="0051658B">
      <w:pPr>
        <w:spacing w:line="276" w:lineRule="auto"/>
        <w:ind w:left="-15"/>
        <w:rPr>
          <w:del w:id="218" w:author="Brad Rawlins" w:date="2022-03-08T11:48:00Z"/>
        </w:rPr>
      </w:pPr>
      <w:r>
        <w:lastRenderedPageBreak/>
        <w:t xml:space="preserve">The MLP-MDN hyper-parameter tuning was conducted in a similar manner only that an additional step was required. This was to consider the number of distributions the MLP-MDN would use to capture the probabilistic characteristics. Figure </w:t>
      </w:r>
      <w:del w:id="219" w:author="Brad Rawlins" w:date="2022-03-08T11:53:00Z">
        <w:r w:rsidDel="007B421E">
          <w:rPr>
            <w:color w:val="2F4F4F"/>
          </w:rPr>
          <w:delText>5</w:delText>
        </w:r>
      </w:del>
      <w:ins w:id="220" w:author="Brad Rawlins" w:date="2022-03-08T11:54:00Z">
        <w:r w:rsidR="007B421E">
          <w:rPr>
            <w:color w:val="2F4F4F"/>
          </w:rPr>
          <w:t>7</w:t>
        </w:r>
      </w:ins>
      <w:r>
        <w:rPr>
          <w:color w:val="2F4F4F"/>
        </w:rPr>
        <w:t xml:space="preserve"> </w:t>
      </w:r>
      <w:r>
        <w:t>shows the MAE for the various distributions, with a distribution of 1 representing the best MLP model. An increase in the number of distributions tends to improve the MAE, however it is evident that a threshold of 3 distributions results in the best improvement.</w:t>
      </w:r>
      <w:ins w:id="221" w:author="Brad Rawlins" w:date="2022-03-08T11:48:00Z">
        <w:r w:rsidR="0051658B">
          <w:t xml:space="preserve"> </w:t>
        </w:r>
      </w:ins>
    </w:p>
    <w:p w14:paraId="48069CFD" w14:textId="77777777" w:rsidR="0051658B" w:rsidRDefault="0051658B" w:rsidP="00631F53">
      <w:pPr>
        <w:spacing w:line="276" w:lineRule="auto"/>
        <w:ind w:left="-15"/>
        <w:rPr>
          <w:ins w:id="222" w:author="Brad Rawlins" w:date="2022-03-08T11:48:00Z"/>
        </w:rPr>
      </w:pPr>
    </w:p>
    <w:p w14:paraId="7DA9B7BE" w14:textId="277E2356" w:rsidR="000F2716" w:rsidRDefault="0075054F" w:rsidP="0051658B">
      <w:pPr>
        <w:spacing w:line="276" w:lineRule="auto"/>
        <w:ind w:left="-15"/>
        <w:pPrChange w:id="223" w:author="Brad Rawlins" w:date="2022-03-08T11:48:00Z">
          <w:pPr>
            <w:spacing w:line="276" w:lineRule="auto"/>
            <w:ind w:left="-15"/>
          </w:pPr>
        </w:pPrChange>
      </w:pPr>
      <w:r>
        <w:t xml:space="preserve">The results of hyper-parameter search are given in Table </w:t>
      </w:r>
      <w:r>
        <w:rPr>
          <w:color w:val="2F4F4F"/>
        </w:rPr>
        <w:t>4</w:t>
      </w:r>
      <w:r>
        <w:t>. Unlike the MLP, which can only produce a single set of predictions for an input, the MLP-MDN is able to produce a distribution of predictions based on the most probable mixing coefficient. This highlights one of the main advantages of the using the MLP-MDN model is its ability to learn</w:t>
      </w:r>
    </w:p>
    <w:p w14:paraId="72FAF486" w14:textId="7F0A0B20" w:rsidR="000F2716" w:rsidRDefault="0051658B">
      <w:pPr>
        <w:spacing w:after="13" w:line="259" w:lineRule="auto"/>
        <w:ind w:left="2333" w:firstLine="0"/>
        <w:jc w:val="left"/>
      </w:pPr>
      <w:r>
        <w:rPr>
          <w:noProof/>
        </w:rPr>
        <w:drawing>
          <wp:inline distT="0" distB="0" distL="0" distR="0" wp14:anchorId="6E4DFD77" wp14:editId="18F21F0F">
            <wp:extent cx="2962772" cy="1648191"/>
            <wp:effectExtent l="0" t="0" r="0" b="0"/>
            <wp:docPr id="1847" name="Picture 1847"/>
            <wp:cNvGraphicFramePr/>
            <a:graphic xmlns:a="http://schemas.openxmlformats.org/drawingml/2006/main">
              <a:graphicData uri="http://schemas.openxmlformats.org/drawingml/2006/picture">
                <pic:pic xmlns:pic="http://schemas.openxmlformats.org/drawingml/2006/picture">
                  <pic:nvPicPr>
                    <pic:cNvPr id="1847" name="Picture 1847"/>
                    <pic:cNvPicPr/>
                  </pic:nvPicPr>
                  <pic:blipFill>
                    <a:blip r:embed="rId14"/>
                    <a:stretch>
                      <a:fillRect/>
                    </a:stretch>
                  </pic:blipFill>
                  <pic:spPr>
                    <a:xfrm>
                      <a:off x="0" y="0"/>
                      <a:ext cx="2962772" cy="1648191"/>
                    </a:xfrm>
                    <a:prstGeom prst="rect">
                      <a:avLst/>
                    </a:prstGeom>
                  </pic:spPr>
                </pic:pic>
              </a:graphicData>
            </a:graphic>
          </wp:inline>
        </w:drawing>
      </w:r>
    </w:p>
    <w:p w14:paraId="2083A64D" w14:textId="3CA80B7F" w:rsidR="000F2716" w:rsidRDefault="0075054F">
      <w:pPr>
        <w:spacing w:after="0" w:line="259" w:lineRule="auto"/>
        <w:ind w:left="10" w:hanging="10"/>
        <w:jc w:val="center"/>
      </w:pPr>
      <w:r>
        <w:rPr>
          <w:sz w:val="18"/>
        </w:rPr>
        <w:t>(a)</w:t>
      </w:r>
    </w:p>
    <w:p w14:paraId="758FA7EB" w14:textId="30AECAD5" w:rsidR="000F2716" w:rsidRDefault="0051658B">
      <w:pPr>
        <w:spacing w:after="13" w:line="259" w:lineRule="auto"/>
        <w:ind w:left="2333" w:firstLine="0"/>
        <w:jc w:val="left"/>
      </w:pPr>
      <w:r>
        <w:rPr>
          <w:noProof/>
        </w:rPr>
        <w:drawing>
          <wp:anchor distT="0" distB="0" distL="114300" distR="114300" simplePos="0" relativeHeight="251663360" behindDoc="0" locked="0" layoutInCell="1" allowOverlap="1" wp14:anchorId="76CBE9EB" wp14:editId="3E18B077">
            <wp:simplePos x="0" y="0"/>
            <wp:positionH relativeFrom="column">
              <wp:posOffset>1478280</wp:posOffset>
            </wp:positionH>
            <wp:positionV relativeFrom="paragraph">
              <wp:posOffset>-2540</wp:posOffset>
            </wp:positionV>
            <wp:extent cx="2962811" cy="1681277"/>
            <wp:effectExtent l="0" t="0" r="0" b="0"/>
            <wp:wrapTopAndBottom/>
            <wp:docPr id="1850" name="Picture 1850"/>
            <wp:cNvGraphicFramePr/>
            <a:graphic xmlns:a="http://schemas.openxmlformats.org/drawingml/2006/main">
              <a:graphicData uri="http://schemas.openxmlformats.org/drawingml/2006/picture">
                <pic:pic xmlns:pic="http://schemas.openxmlformats.org/drawingml/2006/picture">
                  <pic:nvPicPr>
                    <pic:cNvPr id="1850" name="Picture 185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2811" cy="1681277"/>
                    </a:xfrm>
                    <a:prstGeom prst="rect">
                      <a:avLst/>
                    </a:prstGeom>
                  </pic:spPr>
                </pic:pic>
              </a:graphicData>
            </a:graphic>
          </wp:anchor>
        </w:drawing>
      </w:r>
    </w:p>
    <w:p w14:paraId="2329DB4F" w14:textId="77777777" w:rsidR="000F2716" w:rsidRDefault="0075054F">
      <w:pPr>
        <w:spacing w:after="0" w:line="259" w:lineRule="auto"/>
        <w:ind w:left="10" w:hanging="10"/>
        <w:jc w:val="center"/>
      </w:pPr>
      <w:r>
        <w:rPr>
          <w:sz w:val="18"/>
        </w:rPr>
        <w:t>(b)</w:t>
      </w:r>
    </w:p>
    <w:p w14:paraId="17CF1FC5" w14:textId="77777777" w:rsidR="000F2716" w:rsidRDefault="0075054F">
      <w:pPr>
        <w:spacing w:after="13" w:line="259" w:lineRule="auto"/>
        <w:ind w:left="2333" w:firstLine="0"/>
        <w:jc w:val="left"/>
      </w:pPr>
      <w:r>
        <w:rPr>
          <w:noProof/>
        </w:rPr>
        <w:drawing>
          <wp:inline distT="0" distB="0" distL="0" distR="0" wp14:anchorId="4B742AA3" wp14:editId="3EB8B888">
            <wp:extent cx="2962799" cy="1586106"/>
            <wp:effectExtent l="0" t="0" r="0" b="0"/>
            <wp:docPr id="1853" name="Picture 1853"/>
            <wp:cNvGraphicFramePr/>
            <a:graphic xmlns:a="http://schemas.openxmlformats.org/drawingml/2006/main">
              <a:graphicData uri="http://schemas.openxmlformats.org/drawingml/2006/picture">
                <pic:pic xmlns:pic="http://schemas.openxmlformats.org/drawingml/2006/picture">
                  <pic:nvPicPr>
                    <pic:cNvPr id="1853" name="Picture 1853"/>
                    <pic:cNvPicPr/>
                  </pic:nvPicPr>
                  <pic:blipFill>
                    <a:blip r:embed="rId16"/>
                    <a:stretch>
                      <a:fillRect/>
                    </a:stretch>
                  </pic:blipFill>
                  <pic:spPr>
                    <a:xfrm>
                      <a:off x="0" y="0"/>
                      <a:ext cx="2962799" cy="1586106"/>
                    </a:xfrm>
                    <a:prstGeom prst="rect">
                      <a:avLst/>
                    </a:prstGeom>
                  </pic:spPr>
                </pic:pic>
              </a:graphicData>
            </a:graphic>
          </wp:inline>
        </w:drawing>
      </w:r>
    </w:p>
    <w:p w14:paraId="000299A5" w14:textId="77777777" w:rsidR="000F2716" w:rsidRDefault="0075054F">
      <w:pPr>
        <w:spacing w:after="117" w:line="259" w:lineRule="auto"/>
        <w:ind w:left="10" w:hanging="10"/>
        <w:jc w:val="center"/>
      </w:pPr>
      <w:r>
        <w:rPr>
          <w:sz w:val="18"/>
        </w:rPr>
        <w:t>(c)</w:t>
      </w:r>
    </w:p>
    <w:p w14:paraId="7ECCF095" w14:textId="4EF75201" w:rsidR="000F2716" w:rsidRDefault="0075054F">
      <w:pPr>
        <w:spacing w:after="0" w:line="261" w:lineRule="auto"/>
        <w:ind w:left="-5" w:hanging="10"/>
        <w:jc w:val="left"/>
      </w:pPr>
      <w:r>
        <w:rPr>
          <w:sz w:val="18"/>
        </w:rPr>
        <w:t xml:space="preserve">Figure </w:t>
      </w:r>
      <w:del w:id="224" w:author="Brad Rawlins" w:date="2022-03-08T11:48:00Z">
        <w:r w:rsidDel="007B421E">
          <w:rPr>
            <w:sz w:val="18"/>
          </w:rPr>
          <w:delText>4</w:delText>
        </w:r>
      </w:del>
      <w:ins w:id="225" w:author="Brad Rawlins" w:date="2022-03-08T11:48:00Z">
        <w:r w:rsidR="007B421E">
          <w:rPr>
            <w:sz w:val="18"/>
          </w:rPr>
          <w:t>6</w:t>
        </w:r>
      </w:ins>
      <w:r>
        <w:rPr>
          <w:sz w:val="18"/>
        </w:rPr>
        <w:t xml:space="preserve">: MLP model performance for; (a) hidden layer architecture, (b) varying learning rates, and (c) varying </w:t>
      </w:r>
      <w:proofErr w:type="gramStart"/>
      <w:r>
        <w:rPr>
          <w:sz w:val="18"/>
        </w:rPr>
        <w:t>mini-batch</w:t>
      </w:r>
      <w:proofErr w:type="gramEnd"/>
    </w:p>
    <w:p w14:paraId="00B0BB83" w14:textId="4C9FCD74" w:rsidR="00631F53" w:rsidRDefault="00631F53" w:rsidP="00631F53">
      <w:pPr>
        <w:spacing w:after="480" w:line="261" w:lineRule="auto"/>
        <w:ind w:left="-5" w:hanging="10"/>
        <w:jc w:val="left"/>
      </w:pPr>
      <w:r>
        <w:rPr>
          <w:sz w:val="18"/>
        </w:rPr>
        <w:t>S</w:t>
      </w:r>
      <w:r w:rsidR="0075054F">
        <w:rPr>
          <w:sz w:val="18"/>
        </w:rPr>
        <w:t>izes</w:t>
      </w:r>
    </w:p>
    <w:p w14:paraId="1EF30DD9" w14:textId="6678796C" w:rsidR="000F2716" w:rsidRDefault="0075054F" w:rsidP="00631F53">
      <w:pPr>
        <w:spacing w:after="0" w:line="276" w:lineRule="auto"/>
        <w:ind w:left="-5" w:hanging="10"/>
        <w:jc w:val="left"/>
      </w:pPr>
      <w:r>
        <w:lastRenderedPageBreak/>
        <w:t xml:space="preserve">the uncertainty that comes from using a probabilistic model. This is shown in the error distributions graphs of Figures </w:t>
      </w:r>
      <w:del w:id="226" w:author="Brad Rawlins" w:date="2022-03-08T11:54:00Z">
        <w:r w:rsidDel="007B421E">
          <w:rPr>
            <w:color w:val="2F4F4F"/>
          </w:rPr>
          <w:delText>6</w:delText>
        </w:r>
      </w:del>
      <w:ins w:id="227" w:author="Brad Rawlins" w:date="2022-03-08T11:54:00Z">
        <w:r w:rsidR="007B421E">
          <w:rPr>
            <w:color w:val="2F4F4F"/>
          </w:rPr>
          <w:t>8</w:t>
        </w:r>
      </w:ins>
      <w:r>
        <w:rPr>
          <w:color w:val="2F4F4F"/>
        </w:rPr>
        <w:t xml:space="preserve"> </w:t>
      </w:r>
      <w:r>
        <w:t>(a) and (b)</w:t>
      </w:r>
      <w:del w:id="228" w:author="Brad Rawlins" w:date="2022-03-08T11:54:00Z">
        <w:r w:rsidDel="007B421E">
          <w:delText xml:space="preserve"> with addition of uncertainty on the percentage error is introduced</w:delText>
        </w:r>
      </w:del>
      <w:r>
        <w:t>. A simple linear regression model was used as a base model for comparative purposes. For the MLP-MDN model it is seen that approximately 80-90% of the training data has mean absolute percentage errors (MAPEs) below 10%, with the MLP model showing a similar trend. Both models show considerable improvement in comparison to the linear model.</w:t>
      </w:r>
    </w:p>
    <w:p w14:paraId="7D47BE31" w14:textId="445865CC" w:rsidR="00F76F3B" w:rsidRDefault="00F76F3B" w:rsidP="00F76F3B">
      <w:pPr>
        <w:spacing w:after="0" w:line="276" w:lineRule="auto"/>
        <w:ind w:left="-15"/>
      </w:pPr>
      <w:r>
        <w:t xml:space="preserve"> </w:t>
      </w:r>
    </w:p>
    <w:p w14:paraId="6D66F760" w14:textId="505F90ED" w:rsidR="000F2716" w:rsidRDefault="0075054F" w:rsidP="00631F53">
      <w:pPr>
        <w:spacing w:line="276" w:lineRule="auto"/>
        <w:ind w:left="-15"/>
      </w:pPr>
      <w:r>
        <w:t>Based on the above analysis, the MLP-MDN model was selected as the best model to be used for the surrogate model implementation. As mentioned, the MLP-MDN model is able determine the uncertainty associated with each prediction, an important feature for future investigations incorporating transient/dynamic responses.</w:t>
      </w:r>
    </w:p>
    <w:p w14:paraId="222D0AE6" w14:textId="77777777" w:rsidR="000F2716" w:rsidRDefault="0075054F">
      <w:pPr>
        <w:spacing w:after="226" w:line="259" w:lineRule="auto"/>
        <w:ind w:left="2333" w:firstLine="0"/>
        <w:jc w:val="left"/>
      </w:pPr>
      <w:r>
        <w:rPr>
          <w:noProof/>
        </w:rPr>
        <w:drawing>
          <wp:inline distT="0" distB="0" distL="0" distR="0" wp14:anchorId="5518E9C0" wp14:editId="4F8C0BAD">
            <wp:extent cx="2962772" cy="1653259"/>
            <wp:effectExtent l="0" t="0" r="0" b="0"/>
            <wp:docPr id="1886" name="Picture 1886"/>
            <wp:cNvGraphicFramePr/>
            <a:graphic xmlns:a="http://schemas.openxmlformats.org/drawingml/2006/main">
              <a:graphicData uri="http://schemas.openxmlformats.org/drawingml/2006/picture">
                <pic:pic xmlns:pic="http://schemas.openxmlformats.org/drawingml/2006/picture">
                  <pic:nvPicPr>
                    <pic:cNvPr id="1886" name="Picture 1886"/>
                    <pic:cNvPicPr/>
                  </pic:nvPicPr>
                  <pic:blipFill>
                    <a:blip r:embed="rId17"/>
                    <a:stretch>
                      <a:fillRect/>
                    </a:stretch>
                  </pic:blipFill>
                  <pic:spPr>
                    <a:xfrm>
                      <a:off x="0" y="0"/>
                      <a:ext cx="2962772" cy="1653259"/>
                    </a:xfrm>
                    <a:prstGeom prst="rect">
                      <a:avLst/>
                    </a:prstGeom>
                  </pic:spPr>
                </pic:pic>
              </a:graphicData>
            </a:graphic>
          </wp:inline>
        </w:drawing>
      </w:r>
    </w:p>
    <w:p w14:paraId="3507D81F" w14:textId="25D4188B" w:rsidR="000F2716" w:rsidRDefault="0075054F">
      <w:pPr>
        <w:spacing w:after="406" w:line="265" w:lineRule="auto"/>
        <w:ind w:left="10" w:hanging="10"/>
        <w:jc w:val="center"/>
      </w:pPr>
      <w:r>
        <w:rPr>
          <w:sz w:val="18"/>
        </w:rPr>
        <w:t xml:space="preserve">Figure </w:t>
      </w:r>
      <w:del w:id="229" w:author="Brad Rawlins" w:date="2022-03-08T11:48:00Z">
        <w:r w:rsidDel="007B421E">
          <w:rPr>
            <w:sz w:val="18"/>
          </w:rPr>
          <w:delText>5</w:delText>
        </w:r>
      </w:del>
      <w:ins w:id="230" w:author="Brad Rawlins" w:date="2022-03-08T11:48:00Z">
        <w:r w:rsidR="007B421E">
          <w:rPr>
            <w:sz w:val="18"/>
          </w:rPr>
          <w:t>7</w:t>
        </w:r>
      </w:ins>
      <w:r>
        <w:rPr>
          <w:sz w:val="18"/>
        </w:rPr>
        <w:t>: MLP-MDN model performance for number of distributions</w:t>
      </w:r>
    </w:p>
    <w:p w14:paraId="08FAEA71" w14:textId="77777777" w:rsidR="000F2716" w:rsidRPr="00917409" w:rsidRDefault="0075054F">
      <w:pPr>
        <w:spacing w:after="0" w:line="259" w:lineRule="auto"/>
        <w:ind w:left="-5" w:hanging="10"/>
        <w:jc w:val="left"/>
        <w:rPr>
          <w:b/>
          <w:bCs/>
        </w:rPr>
      </w:pPr>
      <w:r w:rsidRPr="00917409">
        <w:rPr>
          <w:b/>
          <w:bCs/>
          <w:sz w:val="18"/>
        </w:rPr>
        <w:t>Table 4</w:t>
      </w:r>
    </w:p>
    <w:p w14:paraId="1D00A7FA" w14:textId="77777777" w:rsidR="000F2716" w:rsidRDefault="0075054F">
      <w:pPr>
        <w:spacing w:after="0" w:line="261" w:lineRule="auto"/>
        <w:ind w:left="-5" w:hanging="10"/>
        <w:jc w:val="left"/>
      </w:pPr>
      <w:r>
        <w:rPr>
          <w:sz w:val="18"/>
        </w:rPr>
        <w:t>Hyper-parameter search results</w:t>
      </w:r>
    </w:p>
    <w:tbl>
      <w:tblPr>
        <w:tblStyle w:val="TableGrid"/>
        <w:tblW w:w="9332" w:type="dxa"/>
        <w:tblInd w:w="0" w:type="dxa"/>
        <w:tblCellMar>
          <w:top w:w="27" w:type="dxa"/>
          <w:right w:w="115" w:type="dxa"/>
        </w:tblCellMar>
        <w:tblLook w:val="04A0" w:firstRow="1" w:lastRow="0" w:firstColumn="1" w:lastColumn="0" w:noHBand="0" w:noVBand="1"/>
      </w:tblPr>
      <w:tblGrid>
        <w:gridCol w:w="3402"/>
        <w:gridCol w:w="3130"/>
        <w:gridCol w:w="2800"/>
        <w:tblGridChange w:id="231">
          <w:tblGrid>
            <w:gridCol w:w="3402"/>
            <w:gridCol w:w="3130"/>
            <w:gridCol w:w="2800"/>
          </w:tblGrid>
        </w:tblGridChange>
      </w:tblGrid>
      <w:tr w:rsidR="000F2716" w14:paraId="3D53A4E3" w14:textId="77777777" w:rsidTr="00631F53">
        <w:trPr>
          <w:trHeight w:val="322"/>
        </w:trPr>
        <w:tc>
          <w:tcPr>
            <w:tcW w:w="3402" w:type="dxa"/>
            <w:tcBorders>
              <w:top w:val="single" w:sz="6" w:space="0" w:color="000000"/>
              <w:left w:val="nil"/>
              <w:bottom w:val="single" w:sz="4" w:space="0" w:color="000000"/>
              <w:right w:val="nil"/>
            </w:tcBorders>
          </w:tcPr>
          <w:p w14:paraId="3D38DAC4" w14:textId="77777777" w:rsidR="000F2716" w:rsidRDefault="0075054F">
            <w:pPr>
              <w:spacing w:after="0" w:line="259" w:lineRule="auto"/>
              <w:ind w:left="120" w:firstLine="0"/>
              <w:jc w:val="left"/>
            </w:pPr>
            <w:r>
              <w:rPr>
                <w:sz w:val="18"/>
              </w:rPr>
              <w:t>Parameter</w:t>
            </w:r>
          </w:p>
        </w:tc>
        <w:tc>
          <w:tcPr>
            <w:tcW w:w="3130" w:type="dxa"/>
            <w:tcBorders>
              <w:top w:val="single" w:sz="6" w:space="0" w:color="000000"/>
              <w:left w:val="nil"/>
              <w:bottom w:val="single" w:sz="4" w:space="0" w:color="000000"/>
              <w:right w:val="nil"/>
            </w:tcBorders>
          </w:tcPr>
          <w:p w14:paraId="492D6CD7" w14:textId="77777777" w:rsidR="000F2716" w:rsidRDefault="0075054F">
            <w:pPr>
              <w:spacing w:after="0" w:line="259" w:lineRule="auto"/>
              <w:ind w:firstLine="0"/>
              <w:jc w:val="left"/>
            </w:pPr>
            <w:r>
              <w:rPr>
                <w:sz w:val="18"/>
              </w:rPr>
              <w:t>MLP</w:t>
            </w:r>
          </w:p>
        </w:tc>
        <w:tc>
          <w:tcPr>
            <w:tcW w:w="2800" w:type="dxa"/>
            <w:tcBorders>
              <w:top w:val="single" w:sz="6" w:space="0" w:color="000000"/>
              <w:left w:val="nil"/>
              <w:bottom w:val="single" w:sz="4" w:space="0" w:color="000000"/>
              <w:right w:val="nil"/>
            </w:tcBorders>
          </w:tcPr>
          <w:p w14:paraId="6EB55390" w14:textId="77777777" w:rsidR="000F2716" w:rsidRDefault="0075054F">
            <w:pPr>
              <w:spacing w:after="0" w:line="259" w:lineRule="auto"/>
              <w:ind w:firstLine="0"/>
              <w:jc w:val="left"/>
            </w:pPr>
            <w:r>
              <w:rPr>
                <w:sz w:val="18"/>
              </w:rPr>
              <w:t>MDN-ANN</w:t>
            </w:r>
          </w:p>
        </w:tc>
      </w:tr>
      <w:tr w:rsidR="000F2716" w14:paraId="2630C03B" w14:textId="77777777" w:rsidTr="00631F53">
        <w:trPr>
          <w:trHeight w:val="276"/>
        </w:trPr>
        <w:tc>
          <w:tcPr>
            <w:tcW w:w="3402" w:type="dxa"/>
            <w:tcBorders>
              <w:top w:val="single" w:sz="4" w:space="0" w:color="000000"/>
              <w:left w:val="nil"/>
              <w:bottom w:val="nil"/>
              <w:right w:val="nil"/>
            </w:tcBorders>
          </w:tcPr>
          <w:p w14:paraId="4CE96FC1" w14:textId="77777777" w:rsidR="000F2716" w:rsidRDefault="0075054F">
            <w:pPr>
              <w:spacing w:after="0" w:line="259" w:lineRule="auto"/>
              <w:ind w:left="120" w:firstLine="0"/>
              <w:jc w:val="left"/>
            </w:pPr>
            <w:r>
              <w:rPr>
                <w:sz w:val="18"/>
              </w:rPr>
              <w:t>Number of distributions</w:t>
            </w:r>
          </w:p>
        </w:tc>
        <w:tc>
          <w:tcPr>
            <w:tcW w:w="3130" w:type="dxa"/>
            <w:tcBorders>
              <w:top w:val="single" w:sz="4" w:space="0" w:color="000000"/>
              <w:left w:val="nil"/>
              <w:bottom w:val="nil"/>
              <w:right w:val="nil"/>
            </w:tcBorders>
          </w:tcPr>
          <w:p w14:paraId="32713068" w14:textId="77777777" w:rsidR="000F2716" w:rsidRDefault="0075054F">
            <w:pPr>
              <w:spacing w:after="0" w:line="259" w:lineRule="auto"/>
              <w:ind w:firstLine="0"/>
              <w:jc w:val="left"/>
            </w:pPr>
            <w:r>
              <w:rPr>
                <w:sz w:val="18"/>
              </w:rPr>
              <w:t>-</w:t>
            </w:r>
          </w:p>
        </w:tc>
        <w:tc>
          <w:tcPr>
            <w:tcW w:w="2800" w:type="dxa"/>
            <w:tcBorders>
              <w:top w:val="single" w:sz="4" w:space="0" w:color="000000"/>
              <w:left w:val="nil"/>
              <w:bottom w:val="nil"/>
              <w:right w:val="nil"/>
            </w:tcBorders>
          </w:tcPr>
          <w:p w14:paraId="3B5AD1D6" w14:textId="77777777" w:rsidR="000F2716" w:rsidRDefault="0075054F">
            <w:pPr>
              <w:spacing w:after="0" w:line="259" w:lineRule="auto"/>
              <w:ind w:firstLine="0"/>
              <w:jc w:val="left"/>
            </w:pPr>
            <w:r>
              <w:rPr>
                <w:sz w:val="18"/>
              </w:rPr>
              <w:t>3</w:t>
            </w:r>
          </w:p>
        </w:tc>
      </w:tr>
      <w:tr w:rsidR="000F2716" w14:paraId="6047A86B" w14:textId="77777777" w:rsidTr="00631F53">
        <w:trPr>
          <w:trHeight w:val="219"/>
        </w:trPr>
        <w:tc>
          <w:tcPr>
            <w:tcW w:w="3402" w:type="dxa"/>
            <w:tcBorders>
              <w:top w:val="nil"/>
              <w:left w:val="nil"/>
              <w:bottom w:val="nil"/>
              <w:right w:val="nil"/>
            </w:tcBorders>
          </w:tcPr>
          <w:p w14:paraId="374B67D5" w14:textId="77777777" w:rsidR="000F2716" w:rsidRDefault="0075054F">
            <w:pPr>
              <w:spacing w:after="0" w:line="259" w:lineRule="auto"/>
              <w:ind w:left="120" w:firstLine="0"/>
              <w:jc w:val="left"/>
            </w:pPr>
            <w:r>
              <w:rPr>
                <w:sz w:val="18"/>
              </w:rPr>
              <w:t>Number of layers</w:t>
            </w:r>
          </w:p>
        </w:tc>
        <w:tc>
          <w:tcPr>
            <w:tcW w:w="3130" w:type="dxa"/>
            <w:tcBorders>
              <w:top w:val="nil"/>
              <w:left w:val="nil"/>
              <w:bottom w:val="nil"/>
              <w:right w:val="nil"/>
            </w:tcBorders>
          </w:tcPr>
          <w:p w14:paraId="62DB2C65" w14:textId="77777777" w:rsidR="000F2716" w:rsidRDefault="0075054F">
            <w:pPr>
              <w:spacing w:after="0" w:line="259" w:lineRule="auto"/>
              <w:ind w:firstLine="0"/>
              <w:jc w:val="left"/>
            </w:pPr>
            <w:r>
              <w:rPr>
                <w:sz w:val="18"/>
              </w:rPr>
              <w:t>4</w:t>
            </w:r>
          </w:p>
        </w:tc>
        <w:tc>
          <w:tcPr>
            <w:tcW w:w="2800" w:type="dxa"/>
            <w:tcBorders>
              <w:top w:val="nil"/>
              <w:left w:val="nil"/>
              <w:bottom w:val="nil"/>
              <w:right w:val="nil"/>
            </w:tcBorders>
          </w:tcPr>
          <w:p w14:paraId="0D430C9D" w14:textId="77777777" w:rsidR="000F2716" w:rsidRDefault="0075054F">
            <w:pPr>
              <w:spacing w:after="0" w:line="259" w:lineRule="auto"/>
              <w:ind w:firstLine="0"/>
              <w:jc w:val="left"/>
            </w:pPr>
            <w:r>
              <w:rPr>
                <w:sz w:val="18"/>
              </w:rPr>
              <w:t>4</w:t>
            </w:r>
          </w:p>
        </w:tc>
      </w:tr>
      <w:tr w:rsidR="000F2716" w14:paraId="125DF5D7" w14:textId="77777777" w:rsidTr="00631F53">
        <w:trPr>
          <w:trHeight w:val="219"/>
        </w:trPr>
        <w:tc>
          <w:tcPr>
            <w:tcW w:w="3402" w:type="dxa"/>
            <w:tcBorders>
              <w:top w:val="nil"/>
              <w:left w:val="nil"/>
              <w:bottom w:val="nil"/>
              <w:right w:val="nil"/>
            </w:tcBorders>
          </w:tcPr>
          <w:p w14:paraId="3814F25B" w14:textId="77777777" w:rsidR="000F2716" w:rsidRDefault="0075054F">
            <w:pPr>
              <w:spacing w:after="0" w:line="259" w:lineRule="auto"/>
              <w:ind w:left="120" w:firstLine="0"/>
              <w:jc w:val="left"/>
            </w:pPr>
            <w:r>
              <w:rPr>
                <w:sz w:val="18"/>
              </w:rPr>
              <w:t>Number of neurons per layer</w:t>
            </w:r>
          </w:p>
        </w:tc>
        <w:tc>
          <w:tcPr>
            <w:tcW w:w="3130" w:type="dxa"/>
            <w:tcBorders>
              <w:top w:val="nil"/>
              <w:left w:val="nil"/>
              <w:bottom w:val="nil"/>
              <w:right w:val="nil"/>
            </w:tcBorders>
          </w:tcPr>
          <w:p w14:paraId="16A24C9A" w14:textId="77777777" w:rsidR="000F2716" w:rsidRDefault="0075054F">
            <w:pPr>
              <w:spacing w:after="0" w:line="259" w:lineRule="auto"/>
              <w:ind w:firstLine="0"/>
              <w:jc w:val="left"/>
            </w:pPr>
            <w:r>
              <w:rPr>
                <w:sz w:val="18"/>
              </w:rPr>
              <w:t>80</w:t>
            </w:r>
          </w:p>
        </w:tc>
        <w:tc>
          <w:tcPr>
            <w:tcW w:w="2800" w:type="dxa"/>
            <w:tcBorders>
              <w:top w:val="nil"/>
              <w:left w:val="nil"/>
              <w:bottom w:val="nil"/>
              <w:right w:val="nil"/>
            </w:tcBorders>
          </w:tcPr>
          <w:p w14:paraId="6B61649E" w14:textId="77777777" w:rsidR="000F2716" w:rsidRDefault="0075054F">
            <w:pPr>
              <w:spacing w:after="0" w:line="259" w:lineRule="auto"/>
              <w:ind w:firstLine="0"/>
              <w:jc w:val="left"/>
            </w:pPr>
            <w:r>
              <w:rPr>
                <w:sz w:val="18"/>
              </w:rPr>
              <w:t>80</w:t>
            </w:r>
          </w:p>
        </w:tc>
      </w:tr>
      <w:tr w:rsidR="000F2716" w14:paraId="57ED1EE5" w14:textId="77777777" w:rsidTr="00631F53">
        <w:trPr>
          <w:trHeight w:val="219"/>
        </w:trPr>
        <w:tc>
          <w:tcPr>
            <w:tcW w:w="3402" w:type="dxa"/>
            <w:tcBorders>
              <w:top w:val="nil"/>
              <w:left w:val="nil"/>
              <w:bottom w:val="nil"/>
              <w:right w:val="nil"/>
            </w:tcBorders>
          </w:tcPr>
          <w:p w14:paraId="39ACF712" w14:textId="77777777" w:rsidR="000F2716" w:rsidRDefault="0075054F">
            <w:pPr>
              <w:spacing w:after="0" w:line="259" w:lineRule="auto"/>
              <w:ind w:left="120" w:firstLine="0"/>
              <w:jc w:val="left"/>
            </w:pPr>
            <w:r>
              <w:rPr>
                <w:sz w:val="18"/>
              </w:rPr>
              <w:t>Learning rate</w:t>
            </w:r>
          </w:p>
        </w:tc>
        <w:tc>
          <w:tcPr>
            <w:tcW w:w="3130" w:type="dxa"/>
            <w:tcBorders>
              <w:top w:val="nil"/>
              <w:left w:val="nil"/>
              <w:bottom w:val="nil"/>
              <w:right w:val="nil"/>
            </w:tcBorders>
          </w:tcPr>
          <w:p w14:paraId="3B8F4FB2" w14:textId="77777777" w:rsidR="000F2716" w:rsidRDefault="0075054F">
            <w:pPr>
              <w:spacing w:after="0" w:line="259" w:lineRule="auto"/>
              <w:ind w:firstLine="0"/>
              <w:jc w:val="left"/>
            </w:pPr>
            <w:r>
              <w:rPr>
                <w:sz w:val="18"/>
              </w:rPr>
              <w:t>1e-5</w:t>
            </w:r>
          </w:p>
        </w:tc>
        <w:tc>
          <w:tcPr>
            <w:tcW w:w="2800" w:type="dxa"/>
            <w:tcBorders>
              <w:top w:val="nil"/>
              <w:left w:val="nil"/>
              <w:bottom w:val="nil"/>
              <w:right w:val="nil"/>
            </w:tcBorders>
          </w:tcPr>
          <w:p w14:paraId="03F1378F" w14:textId="77777777" w:rsidR="000F2716" w:rsidRDefault="0075054F">
            <w:pPr>
              <w:spacing w:after="0" w:line="259" w:lineRule="auto"/>
              <w:ind w:firstLine="0"/>
              <w:jc w:val="left"/>
            </w:pPr>
            <w:r>
              <w:rPr>
                <w:sz w:val="18"/>
              </w:rPr>
              <w:t>1e-5</w:t>
            </w:r>
          </w:p>
        </w:tc>
      </w:tr>
      <w:tr w:rsidR="000F2716" w14:paraId="263421F1" w14:textId="77777777" w:rsidTr="00631F53">
        <w:trPr>
          <w:trHeight w:val="262"/>
        </w:trPr>
        <w:tc>
          <w:tcPr>
            <w:tcW w:w="3402" w:type="dxa"/>
            <w:tcBorders>
              <w:top w:val="nil"/>
              <w:left w:val="nil"/>
              <w:bottom w:val="single" w:sz="4" w:space="0" w:color="000000"/>
              <w:right w:val="nil"/>
            </w:tcBorders>
          </w:tcPr>
          <w:p w14:paraId="3EC72F01" w14:textId="77777777" w:rsidR="000F2716" w:rsidRDefault="0075054F">
            <w:pPr>
              <w:spacing w:after="0" w:line="259" w:lineRule="auto"/>
              <w:ind w:left="120" w:firstLine="0"/>
              <w:jc w:val="left"/>
            </w:pPr>
            <w:r>
              <w:rPr>
                <w:sz w:val="18"/>
              </w:rPr>
              <w:t>Mini batch size</w:t>
            </w:r>
          </w:p>
        </w:tc>
        <w:tc>
          <w:tcPr>
            <w:tcW w:w="3130" w:type="dxa"/>
            <w:tcBorders>
              <w:top w:val="nil"/>
              <w:left w:val="nil"/>
              <w:bottom w:val="single" w:sz="4" w:space="0" w:color="000000"/>
              <w:right w:val="nil"/>
            </w:tcBorders>
          </w:tcPr>
          <w:p w14:paraId="7A62FDD8" w14:textId="77777777" w:rsidR="000F2716" w:rsidRDefault="0075054F">
            <w:pPr>
              <w:spacing w:after="0" w:line="259" w:lineRule="auto"/>
              <w:ind w:firstLine="0"/>
              <w:jc w:val="left"/>
            </w:pPr>
            <w:r>
              <w:rPr>
                <w:sz w:val="18"/>
              </w:rPr>
              <w:t>32</w:t>
            </w:r>
          </w:p>
        </w:tc>
        <w:tc>
          <w:tcPr>
            <w:tcW w:w="2800" w:type="dxa"/>
            <w:tcBorders>
              <w:top w:val="nil"/>
              <w:left w:val="nil"/>
              <w:bottom w:val="single" w:sz="4" w:space="0" w:color="000000"/>
              <w:right w:val="nil"/>
            </w:tcBorders>
          </w:tcPr>
          <w:p w14:paraId="42B1486C" w14:textId="77777777" w:rsidR="000F2716" w:rsidRDefault="0075054F">
            <w:pPr>
              <w:spacing w:after="0" w:line="259" w:lineRule="auto"/>
              <w:ind w:firstLine="0"/>
              <w:jc w:val="left"/>
            </w:pPr>
            <w:r>
              <w:rPr>
                <w:sz w:val="18"/>
              </w:rPr>
              <w:t>32</w:t>
            </w:r>
          </w:p>
        </w:tc>
      </w:tr>
      <w:tr w:rsidR="000F2716" w14:paraId="09A513AD" w14:textId="77777777" w:rsidTr="00631F53">
        <w:trPr>
          <w:trHeight w:val="319"/>
        </w:trPr>
        <w:tc>
          <w:tcPr>
            <w:tcW w:w="3402" w:type="dxa"/>
            <w:tcBorders>
              <w:top w:val="single" w:sz="4" w:space="0" w:color="000000"/>
              <w:left w:val="nil"/>
              <w:bottom w:val="single" w:sz="4" w:space="0" w:color="000000"/>
              <w:right w:val="nil"/>
            </w:tcBorders>
          </w:tcPr>
          <w:p w14:paraId="3906D1B3" w14:textId="77777777" w:rsidR="000F2716" w:rsidRDefault="0075054F">
            <w:pPr>
              <w:spacing w:after="0" w:line="259" w:lineRule="auto"/>
              <w:ind w:left="120" w:firstLine="0"/>
              <w:jc w:val="left"/>
            </w:pPr>
            <w:r>
              <w:rPr>
                <w:sz w:val="18"/>
              </w:rPr>
              <w:t>Errors</w:t>
            </w:r>
          </w:p>
        </w:tc>
        <w:tc>
          <w:tcPr>
            <w:tcW w:w="3130" w:type="dxa"/>
            <w:tcBorders>
              <w:top w:val="single" w:sz="4" w:space="0" w:color="000000"/>
              <w:left w:val="nil"/>
              <w:bottom w:val="single" w:sz="4" w:space="0" w:color="000000"/>
              <w:right w:val="nil"/>
            </w:tcBorders>
          </w:tcPr>
          <w:p w14:paraId="55A78DE0" w14:textId="77777777" w:rsidR="000F2716" w:rsidRDefault="000F2716">
            <w:pPr>
              <w:spacing w:after="160" w:line="259" w:lineRule="auto"/>
              <w:ind w:firstLine="0"/>
              <w:jc w:val="left"/>
            </w:pPr>
          </w:p>
        </w:tc>
        <w:tc>
          <w:tcPr>
            <w:tcW w:w="2800" w:type="dxa"/>
            <w:tcBorders>
              <w:top w:val="single" w:sz="4" w:space="0" w:color="000000"/>
              <w:left w:val="nil"/>
              <w:bottom w:val="single" w:sz="4" w:space="0" w:color="000000"/>
              <w:right w:val="nil"/>
            </w:tcBorders>
          </w:tcPr>
          <w:p w14:paraId="17FAC004" w14:textId="77777777" w:rsidR="000F2716" w:rsidRDefault="000F2716">
            <w:pPr>
              <w:spacing w:after="160" w:line="259" w:lineRule="auto"/>
              <w:ind w:firstLine="0"/>
              <w:jc w:val="left"/>
            </w:pPr>
          </w:p>
        </w:tc>
      </w:tr>
      <w:tr w:rsidR="000F2716" w14:paraId="21935637" w14:textId="77777777" w:rsidTr="00631F53">
        <w:trPr>
          <w:trHeight w:val="276"/>
        </w:trPr>
        <w:tc>
          <w:tcPr>
            <w:tcW w:w="3402" w:type="dxa"/>
            <w:tcBorders>
              <w:top w:val="single" w:sz="4" w:space="0" w:color="000000"/>
              <w:left w:val="nil"/>
              <w:bottom w:val="nil"/>
              <w:right w:val="nil"/>
            </w:tcBorders>
          </w:tcPr>
          <w:p w14:paraId="1CF08C7F" w14:textId="77777777" w:rsidR="000F2716" w:rsidRDefault="0075054F">
            <w:pPr>
              <w:spacing w:after="0" w:line="259" w:lineRule="auto"/>
              <w:ind w:left="120" w:firstLine="0"/>
              <w:jc w:val="left"/>
            </w:pPr>
            <w:r>
              <w:rPr>
                <w:sz w:val="18"/>
              </w:rPr>
              <w:t>RMSE</w:t>
            </w:r>
          </w:p>
        </w:tc>
        <w:tc>
          <w:tcPr>
            <w:tcW w:w="3130" w:type="dxa"/>
            <w:tcBorders>
              <w:top w:val="single" w:sz="4" w:space="0" w:color="000000"/>
              <w:left w:val="nil"/>
              <w:bottom w:val="nil"/>
              <w:right w:val="nil"/>
            </w:tcBorders>
          </w:tcPr>
          <w:p w14:paraId="534AA3E6" w14:textId="77777777" w:rsidR="000F2716" w:rsidRDefault="0075054F">
            <w:pPr>
              <w:spacing w:after="0" w:line="259" w:lineRule="auto"/>
              <w:ind w:firstLine="0"/>
              <w:jc w:val="left"/>
            </w:pPr>
            <w:r>
              <w:rPr>
                <w:sz w:val="18"/>
              </w:rPr>
              <w:t>0.0213</w:t>
            </w:r>
          </w:p>
        </w:tc>
        <w:tc>
          <w:tcPr>
            <w:tcW w:w="2800" w:type="dxa"/>
            <w:tcBorders>
              <w:top w:val="single" w:sz="4" w:space="0" w:color="000000"/>
              <w:left w:val="nil"/>
              <w:bottom w:val="nil"/>
              <w:right w:val="nil"/>
            </w:tcBorders>
          </w:tcPr>
          <w:p w14:paraId="717E9E7F" w14:textId="77777777" w:rsidR="000F2716" w:rsidRDefault="0075054F">
            <w:pPr>
              <w:spacing w:after="0" w:line="259" w:lineRule="auto"/>
              <w:ind w:firstLine="0"/>
              <w:jc w:val="left"/>
            </w:pPr>
            <w:r>
              <w:rPr>
                <w:sz w:val="18"/>
              </w:rPr>
              <w:t>0.0211</w:t>
            </w:r>
          </w:p>
        </w:tc>
      </w:tr>
      <w:tr w:rsidR="000F2716" w14:paraId="2673D01D" w14:textId="77777777" w:rsidTr="007B421E">
        <w:tblPrEx>
          <w:tblW w:w="9332" w:type="dxa"/>
          <w:tblInd w:w="0" w:type="dxa"/>
          <w:tblCellMar>
            <w:top w:w="27" w:type="dxa"/>
            <w:right w:w="115" w:type="dxa"/>
          </w:tblCellMar>
          <w:tblPrExChange w:id="232" w:author="Brad Rawlins" w:date="2022-03-08T11:48:00Z">
            <w:tblPrEx>
              <w:tblW w:w="9332" w:type="dxa"/>
              <w:tblInd w:w="0" w:type="dxa"/>
              <w:tblCellMar>
                <w:top w:w="27" w:type="dxa"/>
                <w:right w:w="115" w:type="dxa"/>
              </w:tblCellMar>
            </w:tblPrEx>
          </w:tblPrExChange>
        </w:tblPrEx>
        <w:trPr>
          <w:trHeight w:val="265"/>
          <w:trPrChange w:id="233" w:author="Brad Rawlins" w:date="2022-03-08T11:48:00Z">
            <w:trPr>
              <w:trHeight w:val="265"/>
            </w:trPr>
          </w:trPrChange>
        </w:trPr>
        <w:tc>
          <w:tcPr>
            <w:tcW w:w="3402" w:type="dxa"/>
            <w:tcBorders>
              <w:top w:val="nil"/>
              <w:left w:val="nil"/>
              <w:bottom w:val="nil"/>
              <w:right w:val="nil"/>
            </w:tcBorders>
            <w:tcPrChange w:id="234" w:author="Brad Rawlins" w:date="2022-03-08T11:48:00Z">
              <w:tcPr>
                <w:tcW w:w="3402" w:type="dxa"/>
                <w:tcBorders>
                  <w:top w:val="nil"/>
                  <w:left w:val="nil"/>
                  <w:bottom w:val="single" w:sz="6" w:space="0" w:color="000000"/>
                  <w:right w:val="nil"/>
                </w:tcBorders>
              </w:tcPr>
            </w:tcPrChange>
          </w:tcPr>
          <w:p w14:paraId="2C5F3AFF" w14:textId="77777777" w:rsidR="000F2716" w:rsidRDefault="0075054F">
            <w:pPr>
              <w:spacing w:after="0" w:line="259" w:lineRule="auto"/>
              <w:ind w:left="120" w:firstLine="0"/>
              <w:jc w:val="left"/>
            </w:pPr>
            <w:r>
              <w:rPr>
                <w:sz w:val="18"/>
              </w:rPr>
              <w:t>MAE</w:t>
            </w:r>
          </w:p>
        </w:tc>
        <w:tc>
          <w:tcPr>
            <w:tcW w:w="3130" w:type="dxa"/>
            <w:tcBorders>
              <w:top w:val="nil"/>
              <w:left w:val="nil"/>
              <w:bottom w:val="nil"/>
              <w:right w:val="nil"/>
            </w:tcBorders>
            <w:tcPrChange w:id="235" w:author="Brad Rawlins" w:date="2022-03-08T11:48:00Z">
              <w:tcPr>
                <w:tcW w:w="3130" w:type="dxa"/>
                <w:tcBorders>
                  <w:top w:val="nil"/>
                  <w:left w:val="nil"/>
                  <w:bottom w:val="single" w:sz="6" w:space="0" w:color="000000"/>
                  <w:right w:val="nil"/>
                </w:tcBorders>
              </w:tcPr>
            </w:tcPrChange>
          </w:tcPr>
          <w:p w14:paraId="5C671942" w14:textId="77777777" w:rsidR="000F2716" w:rsidRDefault="0075054F">
            <w:pPr>
              <w:spacing w:after="0" w:line="259" w:lineRule="auto"/>
              <w:ind w:firstLine="0"/>
              <w:jc w:val="left"/>
            </w:pPr>
            <w:r>
              <w:rPr>
                <w:sz w:val="18"/>
              </w:rPr>
              <w:t>0.0282</w:t>
            </w:r>
          </w:p>
        </w:tc>
        <w:tc>
          <w:tcPr>
            <w:tcW w:w="2800" w:type="dxa"/>
            <w:tcBorders>
              <w:top w:val="nil"/>
              <w:left w:val="nil"/>
              <w:bottom w:val="nil"/>
              <w:right w:val="nil"/>
            </w:tcBorders>
            <w:tcPrChange w:id="236" w:author="Brad Rawlins" w:date="2022-03-08T11:48:00Z">
              <w:tcPr>
                <w:tcW w:w="2800" w:type="dxa"/>
                <w:tcBorders>
                  <w:top w:val="nil"/>
                  <w:left w:val="nil"/>
                  <w:bottom w:val="single" w:sz="6" w:space="0" w:color="000000"/>
                  <w:right w:val="nil"/>
                </w:tcBorders>
              </w:tcPr>
            </w:tcPrChange>
          </w:tcPr>
          <w:p w14:paraId="7A40E3E5" w14:textId="77777777" w:rsidR="000F2716" w:rsidRDefault="0075054F">
            <w:pPr>
              <w:spacing w:after="0" w:line="259" w:lineRule="auto"/>
              <w:ind w:firstLine="0"/>
              <w:jc w:val="left"/>
            </w:pPr>
            <w:r>
              <w:rPr>
                <w:sz w:val="18"/>
              </w:rPr>
              <w:t>0.0263</w:t>
            </w:r>
          </w:p>
        </w:tc>
      </w:tr>
      <w:tr w:rsidR="007B421E" w14:paraId="159B6A25" w14:textId="77777777" w:rsidTr="00631F53">
        <w:trPr>
          <w:trHeight w:val="265"/>
          <w:ins w:id="237" w:author="Brad Rawlins" w:date="2022-03-08T11:48:00Z"/>
        </w:trPr>
        <w:tc>
          <w:tcPr>
            <w:tcW w:w="3402" w:type="dxa"/>
            <w:tcBorders>
              <w:top w:val="nil"/>
              <w:left w:val="nil"/>
              <w:bottom w:val="single" w:sz="6" w:space="0" w:color="000000"/>
              <w:right w:val="nil"/>
            </w:tcBorders>
          </w:tcPr>
          <w:p w14:paraId="53523BEB" w14:textId="77777777" w:rsidR="007B421E" w:rsidRDefault="007B421E">
            <w:pPr>
              <w:spacing w:after="0" w:line="259" w:lineRule="auto"/>
              <w:ind w:left="120" w:firstLine="0"/>
              <w:jc w:val="left"/>
              <w:rPr>
                <w:ins w:id="238" w:author="Brad Rawlins" w:date="2022-03-08T11:48:00Z"/>
                <w:sz w:val="18"/>
              </w:rPr>
            </w:pPr>
          </w:p>
        </w:tc>
        <w:tc>
          <w:tcPr>
            <w:tcW w:w="3130" w:type="dxa"/>
            <w:tcBorders>
              <w:top w:val="nil"/>
              <w:left w:val="nil"/>
              <w:bottom w:val="single" w:sz="6" w:space="0" w:color="000000"/>
              <w:right w:val="nil"/>
            </w:tcBorders>
          </w:tcPr>
          <w:p w14:paraId="14D196EB" w14:textId="77777777" w:rsidR="007B421E" w:rsidRDefault="007B421E">
            <w:pPr>
              <w:spacing w:after="0" w:line="259" w:lineRule="auto"/>
              <w:ind w:firstLine="0"/>
              <w:jc w:val="left"/>
              <w:rPr>
                <w:ins w:id="239" w:author="Brad Rawlins" w:date="2022-03-08T11:48:00Z"/>
                <w:sz w:val="18"/>
              </w:rPr>
            </w:pPr>
          </w:p>
        </w:tc>
        <w:tc>
          <w:tcPr>
            <w:tcW w:w="2800" w:type="dxa"/>
            <w:tcBorders>
              <w:top w:val="nil"/>
              <w:left w:val="nil"/>
              <w:bottom w:val="single" w:sz="6" w:space="0" w:color="000000"/>
              <w:right w:val="nil"/>
            </w:tcBorders>
          </w:tcPr>
          <w:p w14:paraId="4797621A" w14:textId="77777777" w:rsidR="007B421E" w:rsidRDefault="007B421E">
            <w:pPr>
              <w:spacing w:after="0" w:line="259" w:lineRule="auto"/>
              <w:ind w:firstLine="0"/>
              <w:jc w:val="left"/>
              <w:rPr>
                <w:ins w:id="240" w:author="Brad Rawlins" w:date="2022-03-08T11:48:00Z"/>
                <w:sz w:val="18"/>
              </w:rPr>
            </w:pPr>
          </w:p>
        </w:tc>
      </w:tr>
    </w:tbl>
    <w:p w14:paraId="4D3AB61D" w14:textId="72811A40" w:rsidR="00702B0B" w:rsidDel="0051658B" w:rsidRDefault="0075054F" w:rsidP="00702B0B">
      <w:pPr>
        <w:spacing w:after="0"/>
        <w:ind w:left="-15" w:firstLine="0"/>
        <w:rPr>
          <w:del w:id="241" w:author="Brad Rawlins" w:date="2022-03-08T11:37:00Z"/>
          <w:b/>
          <w:sz w:val="34"/>
          <w:vertAlign w:val="superscript"/>
        </w:rPr>
      </w:pPr>
      <w:del w:id="242" w:author="Brad Rawlins" w:date="2022-03-08T11:37:00Z">
        <w:r w:rsidDel="0051658B">
          <w:rPr>
            <w:b/>
            <w:sz w:val="34"/>
            <w:vertAlign w:val="superscript"/>
          </w:rPr>
          <w:lastRenderedPageBreak/>
          <w:delText>4.3. Process model integration</w:delText>
        </w:r>
      </w:del>
    </w:p>
    <w:p w14:paraId="180132B1" w14:textId="746D1710" w:rsidR="00917409" w:rsidDel="0051658B" w:rsidRDefault="0075054F" w:rsidP="00631F53">
      <w:pPr>
        <w:spacing w:after="0" w:line="276" w:lineRule="auto"/>
        <w:ind w:left="-17"/>
        <w:rPr>
          <w:del w:id="243" w:author="Brad Rawlins" w:date="2022-03-08T11:36:00Z"/>
        </w:rPr>
      </w:pPr>
      <w:del w:id="244" w:author="Brad Rawlins" w:date="2022-03-08T11:36:00Z">
        <w:r w:rsidDel="0051658B">
          <w:delText xml:space="preserve">The validation and the subsequent case-studies of Section </w:delText>
        </w:r>
        <w:r w:rsidDel="0051658B">
          <w:rPr>
            <w:color w:val="2F4F4F"/>
          </w:rPr>
          <w:delText>5</w:delText>
        </w:r>
        <w:r w:rsidDel="0051658B">
          <w:delText>, make use of an integrated surrogate and network based 1D process model. The process model is used to capture the thermodynamic response of the water/steam side of the utility boiler under investigation, with the developed data-driven surrogate model (i.e. MLP-MDN) providing the gas-side thermal predictions and heat-exchanger heat loads.</w:delText>
        </w:r>
      </w:del>
    </w:p>
    <w:p w14:paraId="76D1F907" w14:textId="181AC06B" w:rsidR="00917409" w:rsidDel="0051658B" w:rsidRDefault="00917409" w:rsidP="00631F53">
      <w:pPr>
        <w:spacing w:after="0" w:line="276" w:lineRule="auto"/>
        <w:ind w:left="-17"/>
        <w:rPr>
          <w:del w:id="245" w:author="Brad Rawlins" w:date="2022-03-08T11:36:00Z"/>
        </w:rPr>
      </w:pPr>
    </w:p>
    <w:p w14:paraId="5C64CFA7" w14:textId="057445E8" w:rsidR="000F2716" w:rsidDel="0051658B" w:rsidRDefault="0075054F" w:rsidP="00631F53">
      <w:pPr>
        <w:spacing w:after="0" w:line="276" w:lineRule="auto"/>
        <w:ind w:left="-17"/>
        <w:rPr>
          <w:del w:id="246" w:author="Brad Rawlins" w:date="2022-03-08T11:36:00Z"/>
        </w:rPr>
      </w:pPr>
      <w:del w:id="247" w:author="Brad Rawlins" w:date="2022-03-08T11:36:00Z">
        <w:r w:rsidDel="0051658B">
          <w:delText>A C# script is used to access the Python application programming interface (API) available in the process modelling</w:delText>
        </w:r>
        <w:r w:rsidDel="0051658B">
          <w:rPr>
            <w:sz w:val="15"/>
          </w:rPr>
          <w:delText xml:space="preserve">® </w:delText>
        </w:r>
        <w:r w:rsidDel="0051658B">
          <w:delText xml:space="preserve">2021. This allows for predictions to be made using the trained MLP-MDN model. The most software, Flownex SE probable predictions are retrieved using the script and transferred to the respective process model components as inputs. A schematic of the surrogate and process </w:delText>
        </w:r>
        <w:r w:rsidR="00702B0B" w:rsidDel="0051658B">
          <w:delText>models’</w:delText>
        </w:r>
        <w:r w:rsidDel="0051658B">
          <w:delText xml:space="preserve"> integration is provided in Figure </w:delText>
        </w:r>
        <w:r w:rsidDel="0051658B">
          <w:rPr>
            <w:color w:val="2F4F4F"/>
          </w:rPr>
          <w:delText>7</w:delText>
        </w:r>
        <w:r w:rsidDel="0051658B">
          <w:delText>.</w:delText>
        </w:r>
      </w:del>
    </w:p>
    <w:p w14:paraId="0E8001DF" w14:textId="58AA9365" w:rsidR="00917409" w:rsidDel="0051658B" w:rsidRDefault="00917409" w:rsidP="00631F53">
      <w:pPr>
        <w:spacing w:after="0" w:line="276" w:lineRule="auto"/>
        <w:ind w:left="-17"/>
        <w:rPr>
          <w:del w:id="248" w:author="Brad Rawlins" w:date="2022-03-08T11:36:00Z"/>
        </w:rPr>
      </w:pPr>
    </w:p>
    <w:p w14:paraId="227F263E" w14:textId="56772AC4" w:rsidR="000F2716" w:rsidDel="0051658B" w:rsidRDefault="0075054F" w:rsidP="00631F53">
      <w:pPr>
        <w:spacing w:line="276" w:lineRule="auto"/>
        <w:ind w:left="-15"/>
        <w:rPr>
          <w:del w:id="249" w:author="Brad Rawlins" w:date="2022-03-08T11:36:00Z"/>
        </w:rPr>
      </w:pPr>
      <w:del w:id="250" w:author="Brad Rawlins" w:date="2022-03-08T11:36:00Z">
        <w:r w:rsidDel="0051658B">
          <w:delText xml:space="preserve">The boiler can be split into three sections namely, the furnace, the radiative pass consisting of the platen (SH2) and final (SH3) SHs, and the convective pass consisting of the secondary re-heater (RH2), primary SH (SH1), primary re-heater (RH1) and the economizer (ECO). The furnace heat load predictions to the furnace walls determine the evaporation rate. The high pressure (HP) steam outlet steam flow rate is calculated as the addition of the </w:delText>
        </w:r>
        <w:r w:rsidR="00702B0B" w:rsidDel="0051658B">
          <w:delText>attemperator</w:delText>
        </w:r>
        <w:r w:rsidDel="0051658B">
          <w:delText xml:space="preserve"> flow rates (ATT1 and ATT2) and the evaporation flow rate. The attemperators are used to control the steam temperature to ensure an exit temperature of 80</w:delText>
        </w:r>
        <w:r w:rsidR="00917409" w:rsidDel="0051658B">
          <w:delText>8K</w:delText>
        </w:r>
        <w:r w:rsidDel="0051658B">
          <w:rPr>
            <w:i/>
            <w:sz w:val="31"/>
            <w:vertAlign w:val="subscript"/>
          </w:rPr>
          <w:delText xml:space="preserve"> </w:delText>
        </w:r>
        <w:r w:rsidDel="0051658B">
          <w:delText xml:space="preserve">at both the HP outlet and RH outlet. In addition to the furnace heat loads the surrogate model predicts the platen and final SH heat loads. Lastly the surrogate model is able to predict the flue-gas conditions at the inlet to convective pass (i.e. RH2). The furnace walls, platen and final SHs are represented by a single lumped parameter pipe flow component, interconnected with nodes that introduce the </w:delText>
        </w:r>
        <w:r w:rsidR="00702B0B" w:rsidDel="0051658B">
          <w:delText>attemperator</w:delText>
        </w:r>
        <w:r w:rsidDel="0051658B">
          <w:delText xml:space="preserve"> flows to the water/steam side. The convective pass components are modelled using an </w:delText>
        </w:r>
        <w:r w:rsidR="00917409" w:rsidDel="0051658B">
          <w:delText>in-house</w:delText>
        </w:r>
        <w:r w:rsidDel="0051658B">
          <w:delText xml:space="preserve"> heat exchanger model that accounts for the radiative (gas and direct), convective and conduction heat transfer mechanisms to and from the gas-side and steam-side control volumes, as well as between the up- and downstream heat exchangers on the gas side.</w:delText>
        </w:r>
      </w:del>
    </w:p>
    <w:p w14:paraId="02EAD392" w14:textId="77777777" w:rsidR="000F2716" w:rsidRDefault="0075054F">
      <w:pPr>
        <w:spacing w:after="13" w:line="259" w:lineRule="auto"/>
        <w:ind w:left="2333" w:firstLine="0"/>
        <w:jc w:val="left"/>
      </w:pPr>
      <w:r>
        <w:rPr>
          <w:noProof/>
        </w:rPr>
        <w:drawing>
          <wp:inline distT="0" distB="0" distL="0" distR="0" wp14:anchorId="35C5E01E" wp14:editId="4AA8D69F">
            <wp:extent cx="2962742" cy="1980044"/>
            <wp:effectExtent l="0" t="0" r="0" b="0"/>
            <wp:docPr id="1948" name="Picture 1948"/>
            <wp:cNvGraphicFramePr/>
            <a:graphic xmlns:a="http://schemas.openxmlformats.org/drawingml/2006/main">
              <a:graphicData uri="http://schemas.openxmlformats.org/drawingml/2006/picture">
                <pic:pic xmlns:pic="http://schemas.openxmlformats.org/drawingml/2006/picture">
                  <pic:nvPicPr>
                    <pic:cNvPr id="1948" name="Picture 1948"/>
                    <pic:cNvPicPr/>
                  </pic:nvPicPr>
                  <pic:blipFill>
                    <a:blip r:embed="rId18"/>
                    <a:stretch>
                      <a:fillRect/>
                    </a:stretch>
                  </pic:blipFill>
                  <pic:spPr>
                    <a:xfrm>
                      <a:off x="0" y="0"/>
                      <a:ext cx="2962742" cy="1980044"/>
                    </a:xfrm>
                    <a:prstGeom prst="rect">
                      <a:avLst/>
                    </a:prstGeom>
                  </pic:spPr>
                </pic:pic>
              </a:graphicData>
            </a:graphic>
          </wp:inline>
        </w:drawing>
      </w:r>
    </w:p>
    <w:p w14:paraId="05C3409D" w14:textId="77777777" w:rsidR="000F2716" w:rsidRDefault="0075054F">
      <w:pPr>
        <w:spacing w:after="0" w:line="259" w:lineRule="auto"/>
        <w:ind w:left="10" w:hanging="10"/>
        <w:jc w:val="center"/>
      </w:pPr>
      <w:r>
        <w:rPr>
          <w:sz w:val="18"/>
        </w:rPr>
        <w:t>(a)</w:t>
      </w:r>
    </w:p>
    <w:p w14:paraId="2E927FD6" w14:textId="77777777" w:rsidR="000F2716" w:rsidRDefault="0075054F">
      <w:pPr>
        <w:spacing w:after="13" w:line="259" w:lineRule="auto"/>
        <w:ind w:left="2333" w:firstLine="0"/>
        <w:jc w:val="left"/>
      </w:pPr>
      <w:r>
        <w:rPr>
          <w:noProof/>
        </w:rPr>
        <w:drawing>
          <wp:inline distT="0" distB="0" distL="0" distR="0" wp14:anchorId="72BE96C5" wp14:editId="4A3E6562">
            <wp:extent cx="2962742" cy="1980044"/>
            <wp:effectExtent l="0" t="0" r="0" b="0"/>
            <wp:docPr id="1951" name="Picture 1951"/>
            <wp:cNvGraphicFramePr/>
            <a:graphic xmlns:a="http://schemas.openxmlformats.org/drawingml/2006/main">
              <a:graphicData uri="http://schemas.openxmlformats.org/drawingml/2006/picture">
                <pic:pic xmlns:pic="http://schemas.openxmlformats.org/drawingml/2006/picture">
                  <pic:nvPicPr>
                    <pic:cNvPr id="1951" name="Picture 1951"/>
                    <pic:cNvPicPr/>
                  </pic:nvPicPr>
                  <pic:blipFill>
                    <a:blip r:embed="rId19"/>
                    <a:stretch>
                      <a:fillRect/>
                    </a:stretch>
                  </pic:blipFill>
                  <pic:spPr>
                    <a:xfrm>
                      <a:off x="0" y="0"/>
                      <a:ext cx="2962742" cy="1980044"/>
                    </a:xfrm>
                    <a:prstGeom prst="rect">
                      <a:avLst/>
                    </a:prstGeom>
                  </pic:spPr>
                </pic:pic>
              </a:graphicData>
            </a:graphic>
          </wp:inline>
        </w:drawing>
      </w:r>
    </w:p>
    <w:p w14:paraId="453EF313" w14:textId="77777777" w:rsidR="000F2716" w:rsidRDefault="0075054F">
      <w:pPr>
        <w:spacing w:after="117" w:line="259" w:lineRule="auto"/>
        <w:ind w:left="10" w:hanging="10"/>
        <w:jc w:val="center"/>
      </w:pPr>
      <w:r>
        <w:rPr>
          <w:sz w:val="18"/>
        </w:rPr>
        <w:t>(b)</w:t>
      </w:r>
    </w:p>
    <w:p w14:paraId="1AFFEF4B" w14:textId="4E40E768" w:rsidR="000F2716" w:rsidRDefault="0075054F">
      <w:pPr>
        <w:spacing w:after="590" w:line="265" w:lineRule="auto"/>
        <w:ind w:left="10" w:hanging="10"/>
        <w:jc w:val="center"/>
      </w:pPr>
      <w:r>
        <w:rPr>
          <w:sz w:val="18"/>
        </w:rPr>
        <w:t xml:space="preserve">Figure </w:t>
      </w:r>
      <w:ins w:id="251" w:author="Brad Rawlins" w:date="2022-03-08T11:49:00Z">
        <w:r w:rsidR="007B421E">
          <w:rPr>
            <w:sz w:val="18"/>
          </w:rPr>
          <w:t>8</w:t>
        </w:r>
      </w:ins>
      <w:del w:id="252" w:author="Brad Rawlins" w:date="2022-03-08T11:48:00Z">
        <w:r w:rsidDel="007B421E">
          <w:rPr>
            <w:sz w:val="18"/>
          </w:rPr>
          <w:delText>6</w:delText>
        </w:r>
      </w:del>
      <w:r>
        <w:rPr>
          <w:sz w:val="18"/>
        </w:rPr>
        <w:t>: Error distributions for the selected MLP and MLP-MDN model h; (a) training data and (b) testing data</w:t>
      </w:r>
    </w:p>
    <w:p w14:paraId="678BC1B2" w14:textId="77777777" w:rsidR="000F2716" w:rsidRDefault="0075054F">
      <w:pPr>
        <w:pStyle w:val="Heading1"/>
        <w:ind w:left="284" w:hanging="299"/>
      </w:pPr>
      <w:r>
        <w:t>Results and discussion</w:t>
      </w:r>
    </w:p>
    <w:p w14:paraId="7792C55E" w14:textId="38624B2F" w:rsidR="000F2716" w:rsidRDefault="0075054F" w:rsidP="00631F53">
      <w:pPr>
        <w:spacing w:after="0" w:line="276" w:lineRule="auto"/>
        <w:ind w:left="-15"/>
      </w:pPr>
      <w:r>
        <w:t xml:space="preserve">As concluded in Section </w:t>
      </w:r>
      <w:r>
        <w:rPr>
          <w:color w:val="2F4F4F"/>
        </w:rPr>
        <w:t>4.2</w:t>
      </w:r>
      <w:r>
        <w:t>, the MLP-MDN model is used for the surrogate model integration. The subsequent sections provide a validation of the integrated models thermal response and a case study that investigates the effects of using poor quality fuel.</w:t>
      </w:r>
    </w:p>
    <w:p w14:paraId="2DEB29E9" w14:textId="77777777" w:rsidR="00631F53" w:rsidRDefault="00631F53" w:rsidP="00631F53">
      <w:pPr>
        <w:spacing w:after="0" w:line="276" w:lineRule="auto"/>
        <w:ind w:left="-15"/>
      </w:pPr>
    </w:p>
    <w:p w14:paraId="17264C05" w14:textId="77777777" w:rsidR="00702B0B" w:rsidRDefault="0075054F" w:rsidP="00702B0B">
      <w:pPr>
        <w:spacing w:after="0" w:line="276" w:lineRule="auto"/>
        <w:ind w:left="-15" w:firstLine="0"/>
        <w:rPr>
          <w:b/>
          <w:sz w:val="34"/>
          <w:vertAlign w:val="superscript"/>
        </w:rPr>
      </w:pPr>
      <w:r>
        <w:rPr>
          <w:b/>
          <w:sz w:val="34"/>
          <w:vertAlign w:val="superscript"/>
        </w:rPr>
        <w:t>5.1. Multiple load validation</w:t>
      </w:r>
    </w:p>
    <w:p w14:paraId="54AAA314" w14:textId="54BDEAB5" w:rsidR="000F2716" w:rsidRDefault="0075054F" w:rsidP="00702B0B">
      <w:pPr>
        <w:spacing w:after="163" w:line="312" w:lineRule="auto"/>
        <w:ind w:left="-17"/>
      </w:pPr>
      <w:r>
        <w:t xml:space="preserve">The surrogate </w:t>
      </w:r>
      <w:r w:rsidR="00917409">
        <w:t>models’</w:t>
      </w:r>
      <w:r>
        <w:t xml:space="preserve"> predictions and thermal-hydraulic response are validated for 100%, 80% and 60% MCR load cases. The measured plant data for the respective load ratings were made available, allowing for the mean and standard deviation to be calculated from the plant data, thus capturing the uncertainty of the measurement devices used in the plant.</w:t>
      </w:r>
    </w:p>
    <w:p w14:paraId="313F20E4" w14:textId="016CF528" w:rsidR="000F2716" w:rsidRDefault="0075054F" w:rsidP="00F76F3B">
      <w:pPr>
        <w:spacing w:line="276" w:lineRule="auto"/>
        <w:ind w:left="-15"/>
      </w:pPr>
      <w:r>
        <w:t>The benefit of using the MLP-MDN surrogate model is its ability to provide predictions along with its respective standard deviation. To incorporate the prediction/s uncertainty and propagate this through the entire integrated model, the current work made use of the Monte Carlo method [</w:t>
      </w:r>
      <w:r>
        <w:rPr>
          <w:color w:val="2F4F4F"/>
        </w:rPr>
        <w:t>28</w:t>
      </w:r>
      <w:r>
        <w:t xml:space="preserve">]. The method is used to illustrate how a model responds to randomly generated </w:t>
      </w:r>
      <w:r w:rsidR="00631F53">
        <w:t>inputs;</w:t>
      </w:r>
      <w:r>
        <w:t xml:space="preserve"> the process is described as follows process. </w:t>
      </w:r>
      <w:r w:rsidR="00631F53">
        <w:t>Firstly,</w:t>
      </w:r>
      <w:r>
        <w:t xml:space="preserve"> random sampling of the input variable/s (in this case the MLP-MDN model predictions) are performed based on the mean and standard </w:t>
      </w:r>
      <w:r>
        <w:lastRenderedPageBreak/>
        <w:t>deviation to produce</w:t>
      </w:r>
      <w:r w:rsidR="00702B0B">
        <w:t xml:space="preserve"> </w:t>
      </w:r>
      <w:r>
        <w:t>number of scenarios, secondly simulations are run for each scenario, finally ongoing assessment of the simulations results are performed on measures such as the mean and standard deviation.</w:t>
      </w:r>
    </w:p>
    <w:p w14:paraId="5DDD9083" w14:textId="365BE1D0" w:rsidR="000F2716" w:rsidDel="0051658B" w:rsidRDefault="0075054F">
      <w:pPr>
        <w:spacing w:after="136" w:line="259" w:lineRule="auto"/>
        <w:ind w:right="65" w:firstLine="0"/>
        <w:jc w:val="right"/>
        <w:rPr>
          <w:del w:id="253" w:author="Brad Rawlins" w:date="2022-03-08T11:44:00Z"/>
        </w:rPr>
      </w:pPr>
      <w:del w:id="254" w:author="Brad Rawlins" w:date="2022-03-08T11:43:00Z">
        <w:r w:rsidDel="0051658B">
          <w:rPr>
            <w:noProof/>
          </w:rPr>
          <w:drawing>
            <wp:inline distT="0" distB="0" distL="0" distR="0" wp14:anchorId="7C1C0F16" wp14:editId="1A723173">
              <wp:extent cx="5777865" cy="3360420"/>
              <wp:effectExtent l="0" t="0" r="0" b="0"/>
              <wp:docPr id="1999" name="Picture 1999"/>
              <wp:cNvGraphicFramePr/>
              <a:graphic xmlns:a="http://schemas.openxmlformats.org/drawingml/2006/main">
                <a:graphicData uri="http://schemas.openxmlformats.org/drawingml/2006/picture">
                  <pic:pic xmlns:pic="http://schemas.openxmlformats.org/drawingml/2006/picture">
                    <pic:nvPicPr>
                      <pic:cNvPr id="1999" name="Picture 1999"/>
                      <pic:cNvPicPr/>
                    </pic:nvPicPr>
                    <pic:blipFill>
                      <a:blip r:embed="rId9"/>
                      <a:stretch>
                        <a:fillRect/>
                      </a:stretch>
                    </pic:blipFill>
                    <pic:spPr>
                      <a:xfrm>
                        <a:off x="0" y="0"/>
                        <a:ext cx="5777865" cy="3360420"/>
                      </a:xfrm>
                      <a:prstGeom prst="rect">
                        <a:avLst/>
                      </a:prstGeom>
                    </pic:spPr>
                  </pic:pic>
                </a:graphicData>
              </a:graphic>
            </wp:inline>
          </w:drawing>
        </w:r>
      </w:del>
      <w:del w:id="255" w:author="Brad Rawlins" w:date="2022-03-08T11:44:00Z">
        <w:r w:rsidDel="0051658B">
          <w:rPr>
            <w:sz w:val="18"/>
          </w:rPr>
          <w:delText>S</w:delText>
        </w:r>
      </w:del>
    </w:p>
    <w:p w14:paraId="17FDC896" w14:textId="2751430B" w:rsidR="000F2716" w:rsidDel="0051658B" w:rsidRDefault="0075054F">
      <w:pPr>
        <w:spacing w:after="414" w:line="261" w:lineRule="auto"/>
        <w:ind w:left="1671" w:hanging="10"/>
        <w:jc w:val="left"/>
        <w:rPr>
          <w:del w:id="256" w:author="Brad Rawlins" w:date="2022-03-08T11:44:00Z"/>
        </w:rPr>
      </w:pPr>
      <w:del w:id="257" w:author="Brad Rawlins" w:date="2022-03-08T11:44:00Z">
        <w:r w:rsidDel="0051658B">
          <w:rPr>
            <w:sz w:val="18"/>
          </w:rPr>
          <w:delText>Figure 7: Schematic of integrated surrogate and network</w:delText>
        </w:r>
        <w:r w:rsidR="00631F53" w:rsidDel="0051658B">
          <w:rPr>
            <w:sz w:val="18"/>
          </w:rPr>
          <w:delText>-</w:delText>
        </w:r>
        <w:r w:rsidDel="0051658B">
          <w:rPr>
            <w:sz w:val="18"/>
          </w:rPr>
          <w:delText>based process model</w:delText>
        </w:r>
      </w:del>
    </w:p>
    <w:p w14:paraId="7E04D18B" w14:textId="1AA73915" w:rsidR="000F2716" w:rsidRPr="00631F53" w:rsidRDefault="0075054F">
      <w:pPr>
        <w:spacing w:after="0" w:line="259" w:lineRule="auto"/>
        <w:ind w:left="-5" w:hanging="10"/>
        <w:jc w:val="left"/>
        <w:rPr>
          <w:b/>
          <w:bCs/>
        </w:rPr>
      </w:pPr>
      <w:r w:rsidRPr="00631F53">
        <w:rPr>
          <w:b/>
          <w:bCs/>
          <w:sz w:val="18"/>
        </w:rPr>
        <w:t>Table 5</w:t>
      </w:r>
    </w:p>
    <w:p w14:paraId="0F66E725" w14:textId="5C9A3114" w:rsidR="00631F53" w:rsidRPr="00631F53" w:rsidRDefault="0075054F" w:rsidP="00631F53">
      <w:pPr>
        <w:spacing w:after="0" w:line="261" w:lineRule="auto"/>
        <w:ind w:left="-5" w:hanging="10"/>
        <w:jc w:val="left"/>
        <w:rPr>
          <w:sz w:val="18"/>
        </w:rPr>
      </w:pPr>
      <w:r>
        <w:rPr>
          <w:sz w:val="18"/>
        </w:rPr>
        <w:t>MLP-MDN input vectors (</w:t>
      </w:r>
      <m:oMath>
        <m:acc>
          <m:accPr>
            <m:chr m:val="̅"/>
            <m:ctrlPr>
              <w:rPr>
                <w:rFonts w:ascii="Cambria Math" w:hAnsi="Cambria Math"/>
                <w:i/>
                <w:sz w:val="18"/>
              </w:rPr>
            </m:ctrlPr>
          </m:accPr>
          <m:e>
            <m:r>
              <w:rPr>
                <w:rFonts w:ascii="Cambria Math" w:hAnsi="Cambria Math"/>
                <w:sz w:val="18"/>
              </w:rPr>
              <m:t>X</m:t>
            </m:r>
          </m:e>
        </m:acc>
      </m:oMath>
      <w:r>
        <w:rPr>
          <w:sz w:val="18"/>
        </w:rPr>
        <w:t>) for the validation and varied fuel case studies</w:t>
      </w:r>
    </w:p>
    <w:tbl>
      <w:tblPr>
        <w:tblStyle w:val="TableGrid"/>
        <w:tblW w:w="9599" w:type="dxa"/>
        <w:tblInd w:w="0" w:type="dxa"/>
        <w:tblLook w:val="04A0" w:firstRow="1" w:lastRow="0" w:firstColumn="1" w:lastColumn="0" w:noHBand="0" w:noVBand="1"/>
      </w:tblPr>
      <w:tblGrid>
        <w:gridCol w:w="3080"/>
        <w:gridCol w:w="1095"/>
        <w:gridCol w:w="1623"/>
        <w:gridCol w:w="1359"/>
        <w:gridCol w:w="1359"/>
        <w:gridCol w:w="1083"/>
      </w:tblGrid>
      <w:tr w:rsidR="000F2716" w14:paraId="3762CF81" w14:textId="77777777" w:rsidTr="00631F53">
        <w:trPr>
          <w:trHeight w:val="191"/>
        </w:trPr>
        <w:tc>
          <w:tcPr>
            <w:tcW w:w="3080" w:type="dxa"/>
            <w:tcBorders>
              <w:top w:val="single" w:sz="4" w:space="0" w:color="auto"/>
              <w:left w:val="nil"/>
              <w:right w:val="nil"/>
            </w:tcBorders>
          </w:tcPr>
          <w:p w14:paraId="6B663D1E" w14:textId="77777777" w:rsidR="000F2716" w:rsidRDefault="000F2716" w:rsidP="00631F53">
            <w:pPr>
              <w:spacing w:after="0" w:line="259" w:lineRule="auto"/>
              <w:ind w:firstLine="0"/>
              <w:jc w:val="left"/>
            </w:pPr>
          </w:p>
        </w:tc>
        <w:tc>
          <w:tcPr>
            <w:tcW w:w="1095" w:type="dxa"/>
            <w:tcBorders>
              <w:top w:val="single" w:sz="4" w:space="0" w:color="auto"/>
              <w:left w:val="nil"/>
              <w:right w:val="nil"/>
            </w:tcBorders>
          </w:tcPr>
          <w:p w14:paraId="4C438D5A" w14:textId="77777777" w:rsidR="000F2716" w:rsidRDefault="000F2716" w:rsidP="00631F53">
            <w:pPr>
              <w:spacing w:after="0" w:line="259" w:lineRule="auto"/>
              <w:ind w:firstLine="0"/>
              <w:jc w:val="left"/>
            </w:pPr>
          </w:p>
        </w:tc>
        <w:tc>
          <w:tcPr>
            <w:tcW w:w="2981" w:type="dxa"/>
            <w:gridSpan w:val="2"/>
            <w:tcBorders>
              <w:top w:val="single" w:sz="4" w:space="0" w:color="auto"/>
              <w:left w:val="nil"/>
              <w:right w:val="nil"/>
            </w:tcBorders>
          </w:tcPr>
          <w:p w14:paraId="56928D6F" w14:textId="77777777" w:rsidR="000F2716" w:rsidRDefault="0075054F" w:rsidP="00631F53">
            <w:pPr>
              <w:spacing w:after="0" w:line="259" w:lineRule="auto"/>
              <w:ind w:firstLine="0"/>
              <w:jc w:val="left"/>
            </w:pPr>
            <w:r>
              <w:rPr>
                <w:sz w:val="18"/>
              </w:rPr>
              <w:t>Validation load cases</w:t>
            </w:r>
          </w:p>
        </w:tc>
        <w:tc>
          <w:tcPr>
            <w:tcW w:w="2442" w:type="dxa"/>
            <w:gridSpan w:val="2"/>
            <w:tcBorders>
              <w:top w:val="single" w:sz="4" w:space="0" w:color="auto"/>
              <w:left w:val="nil"/>
              <w:right w:val="nil"/>
            </w:tcBorders>
          </w:tcPr>
          <w:p w14:paraId="4F48D010" w14:textId="77777777" w:rsidR="000F2716" w:rsidRDefault="0075054F" w:rsidP="00631F53">
            <w:pPr>
              <w:spacing w:after="0" w:line="259" w:lineRule="auto"/>
              <w:ind w:left="37" w:firstLine="0"/>
              <w:jc w:val="center"/>
            </w:pPr>
            <w:r>
              <w:rPr>
                <w:sz w:val="18"/>
              </w:rPr>
              <w:t>Varied fuel load cases</w:t>
            </w:r>
          </w:p>
        </w:tc>
      </w:tr>
      <w:tr w:rsidR="000F2716" w14:paraId="5BB978DB" w14:textId="77777777" w:rsidTr="00631F53">
        <w:trPr>
          <w:trHeight w:val="305"/>
        </w:trPr>
        <w:tc>
          <w:tcPr>
            <w:tcW w:w="3080" w:type="dxa"/>
            <w:tcBorders>
              <w:left w:val="nil"/>
              <w:bottom w:val="single" w:sz="4" w:space="0" w:color="auto"/>
              <w:right w:val="nil"/>
            </w:tcBorders>
          </w:tcPr>
          <w:p w14:paraId="64BF4B99" w14:textId="77777777" w:rsidR="000F2716" w:rsidRDefault="0075054F" w:rsidP="00631F53">
            <w:pPr>
              <w:spacing w:after="0" w:line="276" w:lineRule="auto"/>
              <w:ind w:left="120" w:firstLine="0"/>
              <w:jc w:val="left"/>
            </w:pPr>
            <w:r>
              <w:rPr>
                <w:i/>
                <w:sz w:val="18"/>
              </w:rPr>
              <w:t>Inputs</w:t>
            </w:r>
          </w:p>
        </w:tc>
        <w:tc>
          <w:tcPr>
            <w:tcW w:w="1095" w:type="dxa"/>
            <w:tcBorders>
              <w:left w:val="nil"/>
              <w:bottom w:val="single" w:sz="4" w:space="0" w:color="auto"/>
              <w:right w:val="nil"/>
            </w:tcBorders>
          </w:tcPr>
          <w:p w14:paraId="19C40E37" w14:textId="77777777" w:rsidR="000F2716" w:rsidRDefault="0075054F" w:rsidP="00631F53">
            <w:pPr>
              <w:spacing w:after="0" w:line="276" w:lineRule="auto"/>
              <w:ind w:firstLine="0"/>
              <w:jc w:val="left"/>
            </w:pPr>
            <w:r>
              <w:rPr>
                <w:sz w:val="18"/>
              </w:rPr>
              <w:t>100%</w:t>
            </w:r>
          </w:p>
        </w:tc>
        <w:tc>
          <w:tcPr>
            <w:tcW w:w="1623" w:type="dxa"/>
            <w:tcBorders>
              <w:left w:val="nil"/>
              <w:bottom w:val="single" w:sz="4" w:space="0" w:color="auto"/>
              <w:right w:val="nil"/>
            </w:tcBorders>
          </w:tcPr>
          <w:p w14:paraId="11622176" w14:textId="77777777" w:rsidR="000F2716" w:rsidRDefault="0075054F" w:rsidP="00631F53">
            <w:pPr>
              <w:spacing w:after="0" w:line="276" w:lineRule="auto"/>
              <w:ind w:left="264" w:firstLine="0"/>
              <w:jc w:val="left"/>
            </w:pPr>
            <w:r>
              <w:rPr>
                <w:sz w:val="18"/>
              </w:rPr>
              <w:t>80%</w:t>
            </w:r>
          </w:p>
          <w:p w14:paraId="7CAA584C" w14:textId="4C05B674" w:rsidR="000F2716" w:rsidRDefault="000F2716" w:rsidP="00631F53">
            <w:pPr>
              <w:spacing w:after="0" w:line="276" w:lineRule="auto"/>
              <w:ind w:left="-4176" w:right="-3534" w:firstLine="0"/>
              <w:jc w:val="left"/>
            </w:pPr>
          </w:p>
        </w:tc>
        <w:tc>
          <w:tcPr>
            <w:tcW w:w="1359" w:type="dxa"/>
            <w:tcBorders>
              <w:left w:val="nil"/>
              <w:bottom w:val="single" w:sz="4" w:space="0" w:color="auto"/>
              <w:right w:val="nil"/>
            </w:tcBorders>
          </w:tcPr>
          <w:p w14:paraId="2E0A50CC" w14:textId="77777777" w:rsidR="000F2716" w:rsidRDefault="0075054F" w:rsidP="00631F53">
            <w:pPr>
              <w:spacing w:after="0" w:line="276" w:lineRule="auto"/>
              <w:ind w:firstLine="0"/>
              <w:jc w:val="left"/>
            </w:pPr>
            <w:r>
              <w:rPr>
                <w:sz w:val="18"/>
              </w:rPr>
              <w:t>60%</w:t>
            </w:r>
          </w:p>
        </w:tc>
        <w:tc>
          <w:tcPr>
            <w:tcW w:w="1359" w:type="dxa"/>
            <w:tcBorders>
              <w:left w:val="nil"/>
              <w:bottom w:val="single" w:sz="4" w:space="0" w:color="auto"/>
              <w:right w:val="nil"/>
            </w:tcBorders>
          </w:tcPr>
          <w:p w14:paraId="5CCA7F3E" w14:textId="6CD515C1" w:rsidR="000F2716" w:rsidRDefault="00AA3FD0" w:rsidP="00631F53">
            <w:pPr>
              <w:spacing w:after="0" w:line="276" w:lineRule="auto"/>
              <w:ind w:firstLine="0"/>
              <w:jc w:val="left"/>
            </w:pPr>
            <w:r>
              <w:rPr>
                <w:sz w:val="18"/>
              </w:rPr>
              <w:t>High ash</w:t>
            </w:r>
          </w:p>
        </w:tc>
        <w:tc>
          <w:tcPr>
            <w:tcW w:w="1083" w:type="dxa"/>
            <w:tcBorders>
              <w:left w:val="nil"/>
              <w:bottom w:val="single" w:sz="4" w:space="0" w:color="auto"/>
              <w:right w:val="nil"/>
            </w:tcBorders>
          </w:tcPr>
          <w:p w14:paraId="5F806542" w14:textId="0F2CC9FC" w:rsidR="000F2716" w:rsidRDefault="00AA3FD0" w:rsidP="00631F53">
            <w:pPr>
              <w:spacing w:after="0" w:line="276" w:lineRule="auto"/>
              <w:ind w:firstLine="0"/>
            </w:pPr>
            <w:r>
              <w:rPr>
                <w:sz w:val="18"/>
              </w:rPr>
              <w:t>High moisture</w:t>
            </w:r>
          </w:p>
        </w:tc>
      </w:tr>
      <w:tr w:rsidR="000F2716" w14:paraId="4BB0FE7C" w14:textId="77777777" w:rsidTr="00631F53">
        <w:trPr>
          <w:trHeight w:val="234"/>
        </w:trPr>
        <w:tc>
          <w:tcPr>
            <w:tcW w:w="3080" w:type="dxa"/>
            <w:tcBorders>
              <w:top w:val="single" w:sz="4" w:space="0" w:color="auto"/>
              <w:left w:val="nil"/>
              <w:bottom w:val="nil"/>
              <w:right w:val="nil"/>
            </w:tcBorders>
          </w:tcPr>
          <w:p w14:paraId="755E4844" w14:textId="77777777" w:rsidR="000F2716" w:rsidRDefault="0075054F">
            <w:pPr>
              <w:spacing w:after="0" w:line="259" w:lineRule="auto"/>
              <w:ind w:left="120" w:firstLine="0"/>
              <w:jc w:val="left"/>
            </w:pPr>
            <w:r>
              <w:rPr>
                <w:sz w:val="18"/>
              </w:rPr>
              <w:t>Excess air ratio - [-]</w:t>
            </w:r>
          </w:p>
        </w:tc>
        <w:tc>
          <w:tcPr>
            <w:tcW w:w="1095" w:type="dxa"/>
            <w:tcBorders>
              <w:top w:val="single" w:sz="4" w:space="0" w:color="auto"/>
              <w:left w:val="nil"/>
              <w:bottom w:val="nil"/>
              <w:right w:val="nil"/>
            </w:tcBorders>
          </w:tcPr>
          <w:p w14:paraId="3D074952" w14:textId="77777777" w:rsidR="000F2716" w:rsidRDefault="0075054F">
            <w:pPr>
              <w:spacing w:after="0" w:line="259" w:lineRule="auto"/>
              <w:ind w:firstLine="0"/>
              <w:jc w:val="left"/>
            </w:pPr>
            <w:r>
              <w:rPr>
                <w:sz w:val="18"/>
              </w:rPr>
              <w:t>1.155</w:t>
            </w:r>
          </w:p>
        </w:tc>
        <w:tc>
          <w:tcPr>
            <w:tcW w:w="1623" w:type="dxa"/>
            <w:tcBorders>
              <w:top w:val="single" w:sz="4" w:space="0" w:color="auto"/>
              <w:left w:val="nil"/>
              <w:bottom w:val="nil"/>
              <w:right w:val="nil"/>
            </w:tcBorders>
          </w:tcPr>
          <w:p w14:paraId="5B94A8ED" w14:textId="77777777" w:rsidR="000F2716" w:rsidRDefault="0075054F">
            <w:pPr>
              <w:spacing w:after="0" w:line="259" w:lineRule="auto"/>
              <w:ind w:left="264" w:firstLine="0"/>
              <w:jc w:val="left"/>
            </w:pPr>
            <w:r>
              <w:rPr>
                <w:sz w:val="18"/>
              </w:rPr>
              <w:t>1.209</w:t>
            </w:r>
          </w:p>
        </w:tc>
        <w:tc>
          <w:tcPr>
            <w:tcW w:w="1359" w:type="dxa"/>
            <w:tcBorders>
              <w:top w:val="single" w:sz="4" w:space="0" w:color="auto"/>
              <w:left w:val="nil"/>
              <w:bottom w:val="nil"/>
              <w:right w:val="nil"/>
            </w:tcBorders>
          </w:tcPr>
          <w:p w14:paraId="712179A4" w14:textId="77777777" w:rsidR="000F2716" w:rsidRDefault="0075054F">
            <w:pPr>
              <w:spacing w:after="0" w:line="259" w:lineRule="auto"/>
              <w:ind w:firstLine="0"/>
              <w:jc w:val="left"/>
            </w:pPr>
            <w:r>
              <w:rPr>
                <w:sz w:val="18"/>
              </w:rPr>
              <w:t>1.263</w:t>
            </w:r>
          </w:p>
        </w:tc>
        <w:tc>
          <w:tcPr>
            <w:tcW w:w="1359" w:type="dxa"/>
            <w:tcBorders>
              <w:top w:val="single" w:sz="4" w:space="0" w:color="auto"/>
              <w:left w:val="nil"/>
              <w:bottom w:val="nil"/>
              <w:right w:val="nil"/>
            </w:tcBorders>
          </w:tcPr>
          <w:p w14:paraId="2C4477D9" w14:textId="77777777" w:rsidR="000F2716" w:rsidRDefault="0075054F">
            <w:pPr>
              <w:spacing w:after="0" w:line="259" w:lineRule="auto"/>
              <w:ind w:firstLine="0"/>
              <w:jc w:val="left"/>
            </w:pPr>
            <w:r>
              <w:rPr>
                <w:sz w:val="18"/>
              </w:rPr>
              <w:t>1.155</w:t>
            </w:r>
          </w:p>
        </w:tc>
        <w:tc>
          <w:tcPr>
            <w:tcW w:w="1083" w:type="dxa"/>
            <w:tcBorders>
              <w:top w:val="single" w:sz="4" w:space="0" w:color="auto"/>
              <w:left w:val="nil"/>
              <w:bottom w:val="nil"/>
              <w:right w:val="nil"/>
            </w:tcBorders>
          </w:tcPr>
          <w:p w14:paraId="59B68FA1" w14:textId="77777777" w:rsidR="000F2716" w:rsidRDefault="0075054F">
            <w:pPr>
              <w:spacing w:after="0" w:line="259" w:lineRule="auto"/>
              <w:ind w:firstLine="0"/>
              <w:jc w:val="left"/>
            </w:pPr>
            <w:r>
              <w:rPr>
                <w:sz w:val="18"/>
              </w:rPr>
              <w:t>1.155</w:t>
            </w:r>
          </w:p>
        </w:tc>
      </w:tr>
      <w:tr w:rsidR="000F2716" w14:paraId="6BB640AF" w14:textId="77777777">
        <w:trPr>
          <w:trHeight w:val="235"/>
        </w:trPr>
        <w:tc>
          <w:tcPr>
            <w:tcW w:w="3080" w:type="dxa"/>
            <w:tcBorders>
              <w:top w:val="nil"/>
              <w:left w:val="nil"/>
              <w:bottom w:val="nil"/>
              <w:right w:val="nil"/>
            </w:tcBorders>
          </w:tcPr>
          <w:p w14:paraId="601FC392" w14:textId="77777777" w:rsidR="000F2716" w:rsidRDefault="0075054F">
            <w:pPr>
              <w:spacing w:after="0" w:line="259" w:lineRule="auto"/>
              <w:ind w:left="120" w:firstLine="0"/>
              <w:jc w:val="left"/>
            </w:pPr>
            <w:r>
              <w:rPr>
                <w:i/>
                <w:sz w:val="18"/>
              </w:rPr>
              <w:t>𝑌</w:t>
            </w:r>
            <w:r>
              <w:rPr>
                <w:i/>
                <w:sz w:val="18"/>
                <w:vertAlign w:val="subscript"/>
              </w:rPr>
              <w:t xml:space="preserve">𝐴𝑆𝐻 </w:t>
            </w:r>
            <w:r>
              <w:rPr>
                <w:sz w:val="18"/>
              </w:rPr>
              <w:t>- [</w:t>
            </w:r>
            <w:r>
              <w:rPr>
                <w:i/>
                <w:sz w:val="18"/>
              </w:rPr>
              <w:t>𝑘𝑔</w:t>
            </w:r>
            <w:r>
              <w:rPr>
                <w:sz w:val="18"/>
              </w:rPr>
              <w:t>∕</w:t>
            </w:r>
            <w:r>
              <w:rPr>
                <w:i/>
                <w:sz w:val="18"/>
              </w:rPr>
              <w:t>𝑘𝑔</w:t>
            </w:r>
            <w:r>
              <w:rPr>
                <w:sz w:val="18"/>
              </w:rPr>
              <w:t>]</w:t>
            </w:r>
          </w:p>
        </w:tc>
        <w:tc>
          <w:tcPr>
            <w:tcW w:w="1095" w:type="dxa"/>
            <w:tcBorders>
              <w:top w:val="nil"/>
              <w:left w:val="nil"/>
              <w:bottom w:val="nil"/>
              <w:right w:val="nil"/>
            </w:tcBorders>
          </w:tcPr>
          <w:p w14:paraId="3D9EA0CA" w14:textId="77777777" w:rsidR="000F2716" w:rsidRDefault="0075054F">
            <w:pPr>
              <w:spacing w:after="0" w:line="259" w:lineRule="auto"/>
              <w:ind w:firstLine="0"/>
              <w:jc w:val="left"/>
            </w:pPr>
            <w:r>
              <w:rPr>
                <w:sz w:val="18"/>
              </w:rPr>
              <w:t>0.409</w:t>
            </w:r>
          </w:p>
        </w:tc>
        <w:tc>
          <w:tcPr>
            <w:tcW w:w="1623" w:type="dxa"/>
            <w:tcBorders>
              <w:top w:val="nil"/>
              <w:left w:val="nil"/>
              <w:bottom w:val="nil"/>
              <w:right w:val="nil"/>
            </w:tcBorders>
          </w:tcPr>
          <w:p w14:paraId="098B3CAE" w14:textId="77777777" w:rsidR="000F2716" w:rsidRDefault="0075054F">
            <w:pPr>
              <w:spacing w:after="0" w:line="259" w:lineRule="auto"/>
              <w:ind w:left="264" w:firstLine="0"/>
              <w:jc w:val="left"/>
            </w:pPr>
            <w:r>
              <w:rPr>
                <w:sz w:val="18"/>
              </w:rPr>
              <w:t>0.409</w:t>
            </w:r>
          </w:p>
        </w:tc>
        <w:tc>
          <w:tcPr>
            <w:tcW w:w="1359" w:type="dxa"/>
            <w:tcBorders>
              <w:top w:val="nil"/>
              <w:left w:val="nil"/>
              <w:bottom w:val="nil"/>
              <w:right w:val="nil"/>
            </w:tcBorders>
          </w:tcPr>
          <w:p w14:paraId="3DA383C7" w14:textId="77777777" w:rsidR="000F2716" w:rsidRDefault="0075054F">
            <w:pPr>
              <w:spacing w:after="0" w:line="259" w:lineRule="auto"/>
              <w:ind w:firstLine="0"/>
              <w:jc w:val="left"/>
            </w:pPr>
            <w:r>
              <w:rPr>
                <w:sz w:val="18"/>
              </w:rPr>
              <w:t>0.409</w:t>
            </w:r>
          </w:p>
        </w:tc>
        <w:tc>
          <w:tcPr>
            <w:tcW w:w="1359" w:type="dxa"/>
            <w:tcBorders>
              <w:top w:val="nil"/>
              <w:left w:val="nil"/>
              <w:bottom w:val="nil"/>
              <w:right w:val="nil"/>
            </w:tcBorders>
          </w:tcPr>
          <w:p w14:paraId="45033558" w14:textId="77777777" w:rsidR="000F2716" w:rsidRDefault="0075054F">
            <w:pPr>
              <w:spacing w:after="0" w:line="259" w:lineRule="auto"/>
              <w:ind w:firstLine="0"/>
              <w:jc w:val="left"/>
            </w:pPr>
            <w:r>
              <w:rPr>
                <w:sz w:val="18"/>
              </w:rPr>
              <w:t>0.5</w:t>
            </w:r>
          </w:p>
        </w:tc>
        <w:tc>
          <w:tcPr>
            <w:tcW w:w="1083" w:type="dxa"/>
            <w:tcBorders>
              <w:top w:val="nil"/>
              <w:left w:val="nil"/>
              <w:bottom w:val="nil"/>
              <w:right w:val="nil"/>
            </w:tcBorders>
          </w:tcPr>
          <w:p w14:paraId="272258D2" w14:textId="77777777" w:rsidR="000F2716" w:rsidRDefault="0075054F">
            <w:pPr>
              <w:spacing w:after="0" w:line="259" w:lineRule="auto"/>
              <w:ind w:firstLine="0"/>
              <w:jc w:val="left"/>
            </w:pPr>
            <w:r>
              <w:rPr>
                <w:sz w:val="18"/>
              </w:rPr>
              <w:t>0.409</w:t>
            </w:r>
          </w:p>
        </w:tc>
      </w:tr>
      <w:tr w:rsidR="000F2716" w14:paraId="588D54CD" w14:textId="77777777">
        <w:trPr>
          <w:trHeight w:val="239"/>
        </w:trPr>
        <w:tc>
          <w:tcPr>
            <w:tcW w:w="3080" w:type="dxa"/>
            <w:tcBorders>
              <w:top w:val="nil"/>
              <w:left w:val="nil"/>
              <w:bottom w:val="nil"/>
              <w:right w:val="nil"/>
            </w:tcBorders>
          </w:tcPr>
          <w:p w14:paraId="49DC75F4" w14:textId="77777777" w:rsidR="000F2716" w:rsidRDefault="0075054F">
            <w:pPr>
              <w:spacing w:after="0" w:line="259" w:lineRule="auto"/>
              <w:ind w:left="120" w:firstLine="0"/>
              <w:jc w:val="left"/>
            </w:pPr>
            <w:r>
              <w:rPr>
                <w:i/>
                <w:sz w:val="18"/>
              </w:rPr>
              <w:t>𝑌</w:t>
            </w:r>
            <w:r>
              <w:rPr>
                <w:i/>
                <w:sz w:val="18"/>
                <w:vertAlign w:val="subscript"/>
              </w:rPr>
              <w:t>𝐻</w:t>
            </w:r>
            <w:r>
              <w:rPr>
                <w:sz w:val="10"/>
              </w:rPr>
              <w:t>2</w:t>
            </w:r>
            <w:r>
              <w:rPr>
                <w:i/>
                <w:sz w:val="12"/>
              </w:rPr>
              <w:t xml:space="preserve">𝑂 </w:t>
            </w:r>
            <w:r>
              <w:rPr>
                <w:sz w:val="18"/>
              </w:rPr>
              <w:t>- [</w:t>
            </w:r>
            <w:r>
              <w:rPr>
                <w:i/>
                <w:sz w:val="18"/>
              </w:rPr>
              <w:t>𝑘𝑔</w:t>
            </w:r>
            <w:r>
              <w:rPr>
                <w:sz w:val="18"/>
              </w:rPr>
              <w:t>∕</w:t>
            </w:r>
            <w:r>
              <w:rPr>
                <w:i/>
                <w:sz w:val="18"/>
              </w:rPr>
              <w:t>𝑘𝑔</w:t>
            </w:r>
            <w:r>
              <w:rPr>
                <w:sz w:val="18"/>
              </w:rPr>
              <w:t>]</w:t>
            </w:r>
          </w:p>
        </w:tc>
        <w:tc>
          <w:tcPr>
            <w:tcW w:w="1095" w:type="dxa"/>
            <w:tcBorders>
              <w:top w:val="nil"/>
              <w:left w:val="nil"/>
              <w:bottom w:val="nil"/>
              <w:right w:val="nil"/>
            </w:tcBorders>
          </w:tcPr>
          <w:p w14:paraId="29A5FF90" w14:textId="77777777" w:rsidR="000F2716" w:rsidRDefault="0075054F">
            <w:pPr>
              <w:spacing w:after="0" w:line="259" w:lineRule="auto"/>
              <w:ind w:firstLine="0"/>
              <w:jc w:val="left"/>
            </w:pPr>
            <w:r>
              <w:rPr>
                <w:sz w:val="18"/>
              </w:rPr>
              <w:t>0.055</w:t>
            </w:r>
          </w:p>
        </w:tc>
        <w:tc>
          <w:tcPr>
            <w:tcW w:w="1623" w:type="dxa"/>
            <w:tcBorders>
              <w:top w:val="nil"/>
              <w:left w:val="nil"/>
              <w:bottom w:val="nil"/>
              <w:right w:val="nil"/>
            </w:tcBorders>
          </w:tcPr>
          <w:p w14:paraId="6049FCB2" w14:textId="77777777" w:rsidR="000F2716" w:rsidRDefault="0075054F">
            <w:pPr>
              <w:spacing w:after="0" w:line="259" w:lineRule="auto"/>
              <w:ind w:left="264" w:firstLine="0"/>
              <w:jc w:val="left"/>
            </w:pPr>
            <w:r>
              <w:rPr>
                <w:sz w:val="18"/>
              </w:rPr>
              <w:t>0.055</w:t>
            </w:r>
          </w:p>
        </w:tc>
        <w:tc>
          <w:tcPr>
            <w:tcW w:w="1359" w:type="dxa"/>
            <w:tcBorders>
              <w:top w:val="nil"/>
              <w:left w:val="nil"/>
              <w:bottom w:val="nil"/>
              <w:right w:val="nil"/>
            </w:tcBorders>
          </w:tcPr>
          <w:p w14:paraId="11701A26" w14:textId="77777777" w:rsidR="000F2716" w:rsidRDefault="0075054F">
            <w:pPr>
              <w:spacing w:after="0" w:line="259" w:lineRule="auto"/>
              <w:ind w:firstLine="0"/>
              <w:jc w:val="left"/>
            </w:pPr>
            <w:r>
              <w:rPr>
                <w:sz w:val="18"/>
              </w:rPr>
              <w:t>0.055</w:t>
            </w:r>
          </w:p>
        </w:tc>
        <w:tc>
          <w:tcPr>
            <w:tcW w:w="1359" w:type="dxa"/>
            <w:tcBorders>
              <w:top w:val="nil"/>
              <w:left w:val="nil"/>
              <w:bottom w:val="nil"/>
              <w:right w:val="nil"/>
            </w:tcBorders>
          </w:tcPr>
          <w:p w14:paraId="14A7E359" w14:textId="77777777" w:rsidR="000F2716" w:rsidRDefault="0075054F">
            <w:pPr>
              <w:spacing w:after="0" w:line="259" w:lineRule="auto"/>
              <w:ind w:firstLine="0"/>
              <w:jc w:val="left"/>
            </w:pPr>
            <w:r>
              <w:rPr>
                <w:sz w:val="18"/>
              </w:rPr>
              <w:t>0.055</w:t>
            </w:r>
          </w:p>
        </w:tc>
        <w:tc>
          <w:tcPr>
            <w:tcW w:w="1083" w:type="dxa"/>
            <w:tcBorders>
              <w:top w:val="nil"/>
              <w:left w:val="nil"/>
              <w:bottom w:val="nil"/>
              <w:right w:val="nil"/>
            </w:tcBorders>
          </w:tcPr>
          <w:p w14:paraId="07C98203" w14:textId="77777777" w:rsidR="000F2716" w:rsidRDefault="0075054F">
            <w:pPr>
              <w:spacing w:after="0" w:line="259" w:lineRule="auto"/>
              <w:ind w:firstLine="0"/>
              <w:jc w:val="left"/>
            </w:pPr>
            <w:r>
              <w:rPr>
                <w:sz w:val="18"/>
              </w:rPr>
              <w:t>0.146</w:t>
            </w:r>
          </w:p>
        </w:tc>
      </w:tr>
      <w:tr w:rsidR="000F2716" w14:paraId="3A851B94" w14:textId="77777777">
        <w:trPr>
          <w:trHeight w:val="228"/>
        </w:trPr>
        <w:tc>
          <w:tcPr>
            <w:tcW w:w="3080" w:type="dxa"/>
            <w:tcBorders>
              <w:top w:val="nil"/>
              <w:left w:val="nil"/>
              <w:bottom w:val="nil"/>
              <w:right w:val="nil"/>
            </w:tcBorders>
          </w:tcPr>
          <w:p w14:paraId="40FB20A7" w14:textId="77777777" w:rsidR="000F2716" w:rsidRDefault="0075054F">
            <w:pPr>
              <w:spacing w:after="0" w:line="259" w:lineRule="auto"/>
              <w:ind w:left="120" w:firstLine="0"/>
              <w:jc w:val="left"/>
            </w:pPr>
            <w:r>
              <w:rPr>
                <w:sz w:val="18"/>
              </w:rPr>
              <w:t xml:space="preserve">HHV = </w:t>
            </w:r>
            <w:r>
              <w:rPr>
                <w:i/>
                <w:sz w:val="18"/>
              </w:rPr>
              <w:t>𝑓</w:t>
            </w:r>
            <w:r>
              <w:rPr>
                <w:sz w:val="18"/>
              </w:rPr>
              <w:t>(</w:t>
            </w:r>
            <w:proofErr w:type="gramStart"/>
            <w:r>
              <w:rPr>
                <w:i/>
                <w:sz w:val="18"/>
              </w:rPr>
              <w:t>𝑌</w:t>
            </w:r>
            <w:r>
              <w:rPr>
                <w:i/>
                <w:sz w:val="18"/>
                <w:vertAlign w:val="subscript"/>
              </w:rPr>
              <w:t>𝐴𝑆𝐻</w:t>
            </w:r>
            <w:r>
              <w:rPr>
                <w:i/>
                <w:sz w:val="18"/>
              </w:rPr>
              <w:t>,𝑌</w:t>
            </w:r>
            <w:r>
              <w:rPr>
                <w:i/>
                <w:sz w:val="18"/>
                <w:vertAlign w:val="subscript"/>
              </w:rPr>
              <w:t>𝐻</w:t>
            </w:r>
            <w:proofErr w:type="gramEnd"/>
            <w:r>
              <w:rPr>
                <w:sz w:val="10"/>
              </w:rPr>
              <w:t>2</w:t>
            </w:r>
            <w:r>
              <w:rPr>
                <w:i/>
                <w:sz w:val="12"/>
              </w:rPr>
              <w:t>𝑂</w:t>
            </w:r>
            <w:r>
              <w:rPr>
                <w:sz w:val="18"/>
              </w:rPr>
              <w:t>) - [</w:t>
            </w:r>
            <w:r>
              <w:rPr>
                <w:i/>
                <w:sz w:val="18"/>
              </w:rPr>
              <w:t>𝑀𝐽</w:t>
            </w:r>
            <w:r>
              <w:rPr>
                <w:sz w:val="18"/>
              </w:rPr>
              <w:t>∕</w:t>
            </w:r>
            <w:r>
              <w:rPr>
                <w:i/>
                <w:sz w:val="18"/>
              </w:rPr>
              <w:t>𝑘𝑔</w:t>
            </w:r>
            <w:r>
              <w:rPr>
                <w:sz w:val="18"/>
              </w:rPr>
              <w:t>]</w:t>
            </w:r>
          </w:p>
        </w:tc>
        <w:tc>
          <w:tcPr>
            <w:tcW w:w="1095" w:type="dxa"/>
            <w:tcBorders>
              <w:top w:val="nil"/>
              <w:left w:val="nil"/>
              <w:bottom w:val="nil"/>
              <w:right w:val="nil"/>
            </w:tcBorders>
          </w:tcPr>
          <w:p w14:paraId="7D207AE2" w14:textId="77777777" w:rsidR="000F2716" w:rsidRDefault="0075054F">
            <w:pPr>
              <w:spacing w:after="0" w:line="259" w:lineRule="auto"/>
              <w:ind w:firstLine="0"/>
              <w:jc w:val="left"/>
            </w:pPr>
            <w:r>
              <w:rPr>
                <w:sz w:val="18"/>
              </w:rPr>
              <w:t>15.07</w:t>
            </w:r>
          </w:p>
        </w:tc>
        <w:tc>
          <w:tcPr>
            <w:tcW w:w="1623" w:type="dxa"/>
            <w:tcBorders>
              <w:top w:val="nil"/>
              <w:left w:val="nil"/>
              <w:bottom w:val="nil"/>
              <w:right w:val="nil"/>
            </w:tcBorders>
          </w:tcPr>
          <w:p w14:paraId="62173699" w14:textId="77777777" w:rsidR="000F2716" w:rsidRDefault="0075054F">
            <w:pPr>
              <w:spacing w:after="0" w:line="259" w:lineRule="auto"/>
              <w:ind w:left="264" w:firstLine="0"/>
              <w:jc w:val="left"/>
            </w:pPr>
            <w:r>
              <w:rPr>
                <w:sz w:val="18"/>
              </w:rPr>
              <w:t>15.07</w:t>
            </w:r>
          </w:p>
        </w:tc>
        <w:tc>
          <w:tcPr>
            <w:tcW w:w="1359" w:type="dxa"/>
            <w:tcBorders>
              <w:top w:val="nil"/>
              <w:left w:val="nil"/>
              <w:bottom w:val="nil"/>
              <w:right w:val="nil"/>
            </w:tcBorders>
          </w:tcPr>
          <w:p w14:paraId="2F966738" w14:textId="77777777" w:rsidR="000F2716" w:rsidRDefault="0075054F">
            <w:pPr>
              <w:spacing w:after="0" w:line="259" w:lineRule="auto"/>
              <w:ind w:firstLine="0"/>
              <w:jc w:val="left"/>
            </w:pPr>
            <w:r>
              <w:rPr>
                <w:sz w:val="18"/>
              </w:rPr>
              <w:t>15.07</w:t>
            </w:r>
          </w:p>
        </w:tc>
        <w:tc>
          <w:tcPr>
            <w:tcW w:w="1359" w:type="dxa"/>
            <w:tcBorders>
              <w:top w:val="nil"/>
              <w:left w:val="nil"/>
              <w:bottom w:val="nil"/>
              <w:right w:val="nil"/>
            </w:tcBorders>
          </w:tcPr>
          <w:p w14:paraId="3802AECE" w14:textId="77777777" w:rsidR="000F2716" w:rsidRDefault="0075054F">
            <w:pPr>
              <w:spacing w:after="0" w:line="259" w:lineRule="auto"/>
              <w:ind w:firstLine="0"/>
              <w:jc w:val="left"/>
            </w:pPr>
            <w:r>
              <w:rPr>
                <w:sz w:val="18"/>
              </w:rPr>
              <w:t>12.68</w:t>
            </w:r>
          </w:p>
        </w:tc>
        <w:tc>
          <w:tcPr>
            <w:tcW w:w="1083" w:type="dxa"/>
            <w:tcBorders>
              <w:top w:val="nil"/>
              <w:left w:val="nil"/>
              <w:bottom w:val="nil"/>
              <w:right w:val="nil"/>
            </w:tcBorders>
          </w:tcPr>
          <w:p w14:paraId="59F8D80C" w14:textId="77777777" w:rsidR="000F2716" w:rsidRDefault="0075054F">
            <w:pPr>
              <w:spacing w:after="0" w:line="259" w:lineRule="auto"/>
              <w:ind w:firstLine="0"/>
              <w:jc w:val="left"/>
            </w:pPr>
            <w:r>
              <w:rPr>
                <w:sz w:val="18"/>
              </w:rPr>
              <w:t>12.68</w:t>
            </w:r>
          </w:p>
        </w:tc>
      </w:tr>
      <w:tr w:rsidR="000F2716" w14:paraId="7AF9BCB6" w14:textId="77777777">
        <w:trPr>
          <w:trHeight w:val="195"/>
        </w:trPr>
        <w:tc>
          <w:tcPr>
            <w:tcW w:w="3080" w:type="dxa"/>
            <w:tcBorders>
              <w:top w:val="nil"/>
              <w:left w:val="nil"/>
              <w:bottom w:val="nil"/>
              <w:right w:val="nil"/>
            </w:tcBorders>
          </w:tcPr>
          <w:p w14:paraId="1F7FC0BA" w14:textId="77777777" w:rsidR="000F2716" w:rsidRDefault="0075054F">
            <w:pPr>
              <w:spacing w:after="0" w:line="259" w:lineRule="auto"/>
              <w:ind w:left="120" w:firstLine="0"/>
              <w:jc w:val="left"/>
            </w:pPr>
            <w:r>
              <w:rPr>
                <w:sz w:val="18"/>
              </w:rPr>
              <w:t>Platen SH fouling - [</w:t>
            </w:r>
            <w:r>
              <w:rPr>
                <w:i/>
                <w:sz w:val="18"/>
              </w:rPr>
              <w:t>𝐾</w:t>
            </w:r>
            <w:r>
              <w:rPr>
                <w:sz w:val="18"/>
              </w:rPr>
              <w:t>∕</w:t>
            </w:r>
            <w:proofErr w:type="gramStart"/>
            <w:r>
              <w:rPr>
                <w:i/>
                <w:sz w:val="18"/>
              </w:rPr>
              <w:t xml:space="preserve">𝑊 </w:t>
            </w:r>
            <w:r>
              <w:rPr>
                <w:sz w:val="18"/>
              </w:rPr>
              <w:t>]</w:t>
            </w:r>
            <w:proofErr w:type="gramEnd"/>
          </w:p>
        </w:tc>
        <w:tc>
          <w:tcPr>
            <w:tcW w:w="1095" w:type="dxa"/>
            <w:tcBorders>
              <w:top w:val="nil"/>
              <w:left w:val="nil"/>
              <w:bottom w:val="nil"/>
              <w:right w:val="nil"/>
            </w:tcBorders>
          </w:tcPr>
          <w:p w14:paraId="03116FBF" w14:textId="77777777" w:rsidR="000F2716" w:rsidRDefault="0075054F">
            <w:pPr>
              <w:spacing w:after="0" w:line="259" w:lineRule="auto"/>
              <w:ind w:firstLine="0"/>
              <w:jc w:val="left"/>
            </w:pPr>
            <w:r>
              <w:rPr>
                <w:sz w:val="18"/>
              </w:rPr>
              <w:t>0.012</w:t>
            </w:r>
          </w:p>
        </w:tc>
        <w:tc>
          <w:tcPr>
            <w:tcW w:w="1623" w:type="dxa"/>
            <w:tcBorders>
              <w:top w:val="nil"/>
              <w:left w:val="nil"/>
              <w:bottom w:val="nil"/>
              <w:right w:val="nil"/>
            </w:tcBorders>
          </w:tcPr>
          <w:p w14:paraId="4EF8B380" w14:textId="77777777" w:rsidR="000F2716" w:rsidRDefault="0075054F">
            <w:pPr>
              <w:spacing w:after="0" w:line="259" w:lineRule="auto"/>
              <w:ind w:left="264" w:firstLine="0"/>
              <w:jc w:val="left"/>
            </w:pPr>
            <w:r>
              <w:rPr>
                <w:sz w:val="18"/>
              </w:rPr>
              <w:t>0.012</w:t>
            </w:r>
          </w:p>
        </w:tc>
        <w:tc>
          <w:tcPr>
            <w:tcW w:w="1359" w:type="dxa"/>
            <w:tcBorders>
              <w:top w:val="nil"/>
              <w:left w:val="nil"/>
              <w:bottom w:val="nil"/>
              <w:right w:val="nil"/>
            </w:tcBorders>
          </w:tcPr>
          <w:p w14:paraId="360B096C" w14:textId="77777777" w:rsidR="000F2716" w:rsidRDefault="0075054F">
            <w:pPr>
              <w:spacing w:after="0" w:line="259" w:lineRule="auto"/>
              <w:ind w:firstLine="0"/>
              <w:jc w:val="left"/>
            </w:pPr>
            <w:r>
              <w:rPr>
                <w:sz w:val="18"/>
              </w:rPr>
              <w:t>0.012</w:t>
            </w:r>
          </w:p>
        </w:tc>
        <w:tc>
          <w:tcPr>
            <w:tcW w:w="1359" w:type="dxa"/>
            <w:tcBorders>
              <w:top w:val="nil"/>
              <w:left w:val="nil"/>
              <w:bottom w:val="nil"/>
              <w:right w:val="nil"/>
            </w:tcBorders>
          </w:tcPr>
          <w:p w14:paraId="60754F7F" w14:textId="77777777" w:rsidR="000F2716" w:rsidRDefault="0075054F">
            <w:pPr>
              <w:spacing w:after="0" w:line="259" w:lineRule="auto"/>
              <w:ind w:firstLine="0"/>
              <w:jc w:val="left"/>
            </w:pPr>
            <w:r>
              <w:rPr>
                <w:sz w:val="18"/>
              </w:rPr>
              <w:t>0.012</w:t>
            </w:r>
          </w:p>
        </w:tc>
        <w:tc>
          <w:tcPr>
            <w:tcW w:w="1083" w:type="dxa"/>
            <w:tcBorders>
              <w:top w:val="nil"/>
              <w:left w:val="nil"/>
              <w:bottom w:val="nil"/>
              <w:right w:val="nil"/>
            </w:tcBorders>
          </w:tcPr>
          <w:p w14:paraId="0F779E1F" w14:textId="77777777" w:rsidR="000F2716" w:rsidRDefault="0075054F">
            <w:pPr>
              <w:spacing w:after="0" w:line="259" w:lineRule="auto"/>
              <w:ind w:firstLine="0"/>
              <w:jc w:val="left"/>
            </w:pPr>
            <w:r>
              <w:rPr>
                <w:sz w:val="18"/>
              </w:rPr>
              <w:t>0.012</w:t>
            </w:r>
          </w:p>
        </w:tc>
      </w:tr>
      <w:tr w:rsidR="000F2716" w14:paraId="03882BE5" w14:textId="77777777">
        <w:trPr>
          <w:trHeight w:val="219"/>
        </w:trPr>
        <w:tc>
          <w:tcPr>
            <w:tcW w:w="3080" w:type="dxa"/>
            <w:tcBorders>
              <w:top w:val="nil"/>
              <w:left w:val="nil"/>
              <w:bottom w:val="nil"/>
              <w:right w:val="nil"/>
            </w:tcBorders>
          </w:tcPr>
          <w:p w14:paraId="59C98DD3" w14:textId="77777777" w:rsidR="000F2716" w:rsidRDefault="0075054F">
            <w:pPr>
              <w:spacing w:after="0" w:line="259" w:lineRule="auto"/>
              <w:ind w:left="120" w:firstLine="0"/>
              <w:jc w:val="left"/>
            </w:pPr>
            <w:r>
              <w:rPr>
                <w:sz w:val="18"/>
              </w:rPr>
              <w:t>Final SH fouling - [</w:t>
            </w:r>
            <w:r>
              <w:rPr>
                <w:i/>
                <w:sz w:val="18"/>
              </w:rPr>
              <w:t>𝐾</w:t>
            </w:r>
            <w:r>
              <w:rPr>
                <w:sz w:val="18"/>
              </w:rPr>
              <w:t>∕</w:t>
            </w:r>
            <w:proofErr w:type="gramStart"/>
            <w:r>
              <w:rPr>
                <w:i/>
                <w:sz w:val="18"/>
              </w:rPr>
              <w:t xml:space="preserve">𝑊 </w:t>
            </w:r>
            <w:r>
              <w:rPr>
                <w:sz w:val="18"/>
              </w:rPr>
              <w:t>]</w:t>
            </w:r>
            <w:proofErr w:type="gramEnd"/>
          </w:p>
        </w:tc>
        <w:tc>
          <w:tcPr>
            <w:tcW w:w="1095" w:type="dxa"/>
            <w:tcBorders>
              <w:top w:val="nil"/>
              <w:left w:val="nil"/>
              <w:bottom w:val="nil"/>
              <w:right w:val="nil"/>
            </w:tcBorders>
          </w:tcPr>
          <w:p w14:paraId="2452AD4C" w14:textId="77777777" w:rsidR="000F2716" w:rsidRDefault="0075054F">
            <w:pPr>
              <w:spacing w:after="0" w:line="259" w:lineRule="auto"/>
              <w:ind w:firstLine="0"/>
              <w:jc w:val="left"/>
            </w:pPr>
            <w:r>
              <w:rPr>
                <w:sz w:val="18"/>
              </w:rPr>
              <w:t>0.0067</w:t>
            </w:r>
          </w:p>
        </w:tc>
        <w:tc>
          <w:tcPr>
            <w:tcW w:w="1623" w:type="dxa"/>
            <w:tcBorders>
              <w:top w:val="nil"/>
              <w:left w:val="nil"/>
              <w:bottom w:val="nil"/>
              <w:right w:val="nil"/>
            </w:tcBorders>
          </w:tcPr>
          <w:p w14:paraId="12CF07B1" w14:textId="77777777" w:rsidR="000F2716" w:rsidRDefault="0075054F">
            <w:pPr>
              <w:spacing w:after="0" w:line="259" w:lineRule="auto"/>
              <w:ind w:left="264" w:firstLine="0"/>
              <w:jc w:val="left"/>
            </w:pPr>
            <w:r>
              <w:rPr>
                <w:sz w:val="18"/>
              </w:rPr>
              <w:t>0.0067</w:t>
            </w:r>
          </w:p>
        </w:tc>
        <w:tc>
          <w:tcPr>
            <w:tcW w:w="1359" w:type="dxa"/>
            <w:tcBorders>
              <w:top w:val="nil"/>
              <w:left w:val="nil"/>
              <w:bottom w:val="nil"/>
              <w:right w:val="nil"/>
            </w:tcBorders>
          </w:tcPr>
          <w:p w14:paraId="2B66C4EE" w14:textId="77777777" w:rsidR="000F2716" w:rsidRDefault="0075054F">
            <w:pPr>
              <w:spacing w:after="0" w:line="259" w:lineRule="auto"/>
              <w:ind w:firstLine="0"/>
              <w:jc w:val="left"/>
            </w:pPr>
            <w:r>
              <w:rPr>
                <w:sz w:val="18"/>
              </w:rPr>
              <w:t>0.0067</w:t>
            </w:r>
          </w:p>
        </w:tc>
        <w:tc>
          <w:tcPr>
            <w:tcW w:w="1359" w:type="dxa"/>
            <w:tcBorders>
              <w:top w:val="nil"/>
              <w:left w:val="nil"/>
              <w:bottom w:val="nil"/>
              <w:right w:val="nil"/>
            </w:tcBorders>
          </w:tcPr>
          <w:p w14:paraId="209D97B5" w14:textId="77777777" w:rsidR="000F2716" w:rsidRDefault="0075054F">
            <w:pPr>
              <w:spacing w:after="0" w:line="259" w:lineRule="auto"/>
              <w:ind w:firstLine="0"/>
              <w:jc w:val="left"/>
            </w:pPr>
            <w:r>
              <w:rPr>
                <w:sz w:val="18"/>
              </w:rPr>
              <w:t>0.0067</w:t>
            </w:r>
          </w:p>
        </w:tc>
        <w:tc>
          <w:tcPr>
            <w:tcW w:w="1083" w:type="dxa"/>
            <w:tcBorders>
              <w:top w:val="nil"/>
              <w:left w:val="nil"/>
              <w:bottom w:val="nil"/>
              <w:right w:val="nil"/>
            </w:tcBorders>
          </w:tcPr>
          <w:p w14:paraId="58D1CBE6" w14:textId="77777777" w:rsidR="000F2716" w:rsidRDefault="0075054F">
            <w:pPr>
              <w:spacing w:after="0" w:line="259" w:lineRule="auto"/>
              <w:ind w:firstLine="0"/>
              <w:jc w:val="left"/>
            </w:pPr>
            <w:r>
              <w:rPr>
                <w:sz w:val="18"/>
              </w:rPr>
              <w:t>0.0067</w:t>
            </w:r>
          </w:p>
        </w:tc>
      </w:tr>
      <w:tr w:rsidR="000F2716" w14:paraId="1C247758" w14:textId="77777777">
        <w:trPr>
          <w:trHeight w:val="219"/>
        </w:trPr>
        <w:tc>
          <w:tcPr>
            <w:tcW w:w="3080" w:type="dxa"/>
            <w:tcBorders>
              <w:top w:val="nil"/>
              <w:left w:val="nil"/>
              <w:bottom w:val="nil"/>
              <w:right w:val="nil"/>
            </w:tcBorders>
          </w:tcPr>
          <w:p w14:paraId="1A08B4E7" w14:textId="77777777" w:rsidR="000F2716" w:rsidRDefault="0075054F">
            <w:pPr>
              <w:spacing w:after="0" w:line="259" w:lineRule="auto"/>
              <w:ind w:left="120" w:firstLine="0"/>
              <w:jc w:val="left"/>
            </w:pPr>
            <w:r>
              <w:rPr>
                <w:sz w:val="18"/>
              </w:rPr>
              <w:t>Total fuel flowrate - [</w:t>
            </w:r>
            <w:r>
              <w:rPr>
                <w:i/>
                <w:sz w:val="18"/>
              </w:rPr>
              <w:t>𝑘𝑔</w:t>
            </w:r>
            <w:r>
              <w:rPr>
                <w:sz w:val="18"/>
              </w:rPr>
              <w:t>∕</w:t>
            </w:r>
            <w:r>
              <w:rPr>
                <w:i/>
                <w:sz w:val="18"/>
              </w:rPr>
              <w:t>𝑠</w:t>
            </w:r>
            <w:r>
              <w:rPr>
                <w:sz w:val="18"/>
              </w:rPr>
              <w:t>]</w:t>
            </w:r>
          </w:p>
        </w:tc>
        <w:tc>
          <w:tcPr>
            <w:tcW w:w="1095" w:type="dxa"/>
            <w:tcBorders>
              <w:top w:val="nil"/>
              <w:left w:val="nil"/>
              <w:bottom w:val="nil"/>
              <w:right w:val="nil"/>
            </w:tcBorders>
          </w:tcPr>
          <w:p w14:paraId="5B10CB0C" w14:textId="77777777" w:rsidR="000F2716" w:rsidRDefault="0075054F">
            <w:pPr>
              <w:spacing w:after="0" w:line="259" w:lineRule="auto"/>
              <w:ind w:firstLine="0"/>
              <w:jc w:val="left"/>
            </w:pPr>
            <w:r>
              <w:rPr>
                <w:sz w:val="18"/>
              </w:rPr>
              <w:t>108.6</w:t>
            </w:r>
          </w:p>
        </w:tc>
        <w:tc>
          <w:tcPr>
            <w:tcW w:w="1623" w:type="dxa"/>
            <w:tcBorders>
              <w:top w:val="nil"/>
              <w:left w:val="nil"/>
              <w:bottom w:val="nil"/>
              <w:right w:val="nil"/>
            </w:tcBorders>
          </w:tcPr>
          <w:p w14:paraId="2E4A6FFD" w14:textId="77777777" w:rsidR="000F2716" w:rsidRDefault="0075054F">
            <w:pPr>
              <w:spacing w:after="0" w:line="259" w:lineRule="auto"/>
              <w:ind w:left="264" w:firstLine="0"/>
              <w:jc w:val="left"/>
            </w:pPr>
            <w:r>
              <w:rPr>
                <w:sz w:val="18"/>
              </w:rPr>
              <w:t>90.72</w:t>
            </w:r>
          </w:p>
        </w:tc>
        <w:tc>
          <w:tcPr>
            <w:tcW w:w="1359" w:type="dxa"/>
            <w:tcBorders>
              <w:top w:val="nil"/>
              <w:left w:val="nil"/>
              <w:bottom w:val="nil"/>
              <w:right w:val="nil"/>
            </w:tcBorders>
          </w:tcPr>
          <w:p w14:paraId="78B71493" w14:textId="77777777" w:rsidR="000F2716" w:rsidRDefault="0075054F">
            <w:pPr>
              <w:spacing w:after="0" w:line="259" w:lineRule="auto"/>
              <w:ind w:firstLine="0"/>
              <w:jc w:val="left"/>
            </w:pPr>
            <w:r>
              <w:rPr>
                <w:sz w:val="18"/>
              </w:rPr>
              <w:t>60.12</w:t>
            </w:r>
          </w:p>
        </w:tc>
        <w:tc>
          <w:tcPr>
            <w:tcW w:w="1359" w:type="dxa"/>
            <w:tcBorders>
              <w:top w:val="nil"/>
              <w:left w:val="nil"/>
              <w:bottom w:val="nil"/>
              <w:right w:val="nil"/>
            </w:tcBorders>
          </w:tcPr>
          <w:p w14:paraId="229D392D" w14:textId="77777777" w:rsidR="000F2716" w:rsidRDefault="0075054F">
            <w:pPr>
              <w:spacing w:after="0" w:line="259" w:lineRule="auto"/>
              <w:ind w:firstLine="0"/>
              <w:jc w:val="left"/>
            </w:pPr>
            <w:r>
              <w:rPr>
                <w:sz w:val="18"/>
              </w:rPr>
              <w:t>108.6</w:t>
            </w:r>
          </w:p>
        </w:tc>
        <w:tc>
          <w:tcPr>
            <w:tcW w:w="1083" w:type="dxa"/>
            <w:tcBorders>
              <w:top w:val="nil"/>
              <w:left w:val="nil"/>
              <w:bottom w:val="nil"/>
              <w:right w:val="nil"/>
            </w:tcBorders>
          </w:tcPr>
          <w:p w14:paraId="04A72AE0" w14:textId="77777777" w:rsidR="000F2716" w:rsidRDefault="0075054F">
            <w:pPr>
              <w:spacing w:after="0" w:line="259" w:lineRule="auto"/>
              <w:ind w:firstLine="0"/>
              <w:jc w:val="left"/>
            </w:pPr>
            <w:r>
              <w:rPr>
                <w:sz w:val="18"/>
              </w:rPr>
              <w:t>108.6</w:t>
            </w:r>
          </w:p>
        </w:tc>
      </w:tr>
      <w:tr w:rsidR="000F2716" w14:paraId="13DFB036" w14:textId="77777777">
        <w:trPr>
          <w:trHeight w:val="217"/>
        </w:trPr>
        <w:tc>
          <w:tcPr>
            <w:tcW w:w="3080" w:type="dxa"/>
            <w:tcBorders>
              <w:top w:val="nil"/>
              <w:left w:val="nil"/>
              <w:bottom w:val="nil"/>
              <w:right w:val="nil"/>
            </w:tcBorders>
          </w:tcPr>
          <w:p w14:paraId="3E0325A3" w14:textId="77777777" w:rsidR="000F2716" w:rsidRDefault="0075054F">
            <w:pPr>
              <w:spacing w:after="0" w:line="259" w:lineRule="auto"/>
              <w:ind w:left="120" w:firstLine="0"/>
              <w:jc w:val="left"/>
            </w:pPr>
            <w:r>
              <w:rPr>
                <w:sz w:val="18"/>
              </w:rPr>
              <w:t>Platen SH mean steam temp. - [</w:t>
            </w:r>
            <w:r>
              <w:rPr>
                <w:i/>
                <w:sz w:val="18"/>
              </w:rPr>
              <w:t>𝐾</w:t>
            </w:r>
            <w:r>
              <w:rPr>
                <w:sz w:val="18"/>
              </w:rPr>
              <w:t>]</w:t>
            </w:r>
          </w:p>
        </w:tc>
        <w:tc>
          <w:tcPr>
            <w:tcW w:w="1095" w:type="dxa"/>
            <w:tcBorders>
              <w:top w:val="nil"/>
              <w:left w:val="nil"/>
              <w:bottom w:val="nil"/>
              <w:right w:val="nil"/>
            </w:tcBorders>
          </w:tcPr>
          <w:p w14:paraId="19C7C0AC" w14:textId="77777777" w:rsidR="000F2716" w:rsidRDefault="0075054F">
            <w:pPr>
              <w:spacing w:after="0" w:line="259" w:lineRule="auto"/>
              <w:ind w:firstLine="0"/>
              <w:jc w:val="left"/>
            </w:pPr>
            <w:r>
              <w:rPr>
                <w:sz w:val="18"/>
              </w:rPr>
              <w:t>698</w:t>
            </w:r>
          </w:p>
        </w:tc>
        <w:tc>
          <w:tcPr>
            <w:tcW w:w="1623" w:type="dxa"/>
            <w:tcBorders>
              <w:top w:val="nil"/>
              <w:left w:val="nil"/>
              <w:bottom w:val="nil"/>
              <w:right w:val="nil"/>
            </w:tcBorders>
          </w:tcPr>
          <w:p w14:paraId="1F3753E3" w14:textId="77777777" w:rsidR="000F2716" w:rsidRDefault="0075054F">
            <w:pPr>
              <w:spacing w:after="0" w:line="259" w:lineRule="auto"/>
              <w:ind w:left="264" w:firstLine="0"/>
              <w:jc w:val="left"/>
            </w:pPr>
            <w:r>
              <w:rPr>
                <w:sz w:val="18"/>
              </w:rPr>
              <w:t>697</w:t>
            </w:r>
          </w:p>
        </w:tc>
        <w:tc>
          <w:tcPr>
            <w:tcW w:w="1359" w:type="dxa"/>
            <w:tcBorders>
              <w:top w:val="nil"/>
              <w:left w:val="nil"/>
              <w:bottom w:val="nil"/>
              <w:right w:val="nil"/>
            </w:tcBorders>
          </w:tcPr>
          <w:p w14:paraId="2899F74B" w14:textId="77777777" w:rsidR="000F2716" w:rsidRDefault="0075054F">
            <w:pPr>
              <w:spacing w:after="0" w:line="259" w:lineRule="auto"/>
              <w:ind w:firstLine="0"/>
              <w:jc w:val="left"/>
            </w:pPr>
            <w:r>
              <w:rPr>
                <w:sz w:val="18"/>
              </w:rPr>
              <w:t>781</w:t>
            </w:r>
          </w:p>
        </w:tc>
        <w:tc>
          <w:tcPr>
            <w:tcW w:w="1359" w:type="dxa"/>
            <w:tcBorders>
              <w:top w:val="nil"/>
              <w:left w:val="nil"/>
              <w:bottom w:val="nil"/>
              <w:right w:val="nil"/>
            </w:tcBorders>
          </w:tcPr>
          <w:p w14:paraId="35B0CB31" w14:textId="77777777" w:rsidR="000F2716" w:rsidRDefault="0075054F">
            <w:pPr>
              <w:spacing w:after="0" w:line="259" w:lineRule="auto"/>
              <w:ind w:firstLine="0"/>
              <w:jc w:val="left"/>
            </w:pPr>
            <w:r>
              <w:rPr>
                <w:sz w:val="18"/>
              </w:rPr>
              <w:t>698</w:t>
            </w:r>
          </w:p>
        </w:tc>
        <w:tc>
          <w:tcPr>
            <w:tcW w:w="1083" w:type="dxa"/>
            <w:tcBorders>
              <w:top w:val="nil"/>
              <w:left w:val="nil"/>
              <w:bottom w:val="nil"/>
              <w:right w:val="nil"/>
            </w:tcBorders>
          </w:tcPr>
          <w:p w14:paraId="5A6FF390" w14:textId="77777777" w:rsidR="000F2716" w:rsidRDefault="0075054F">
            <w:pPr>
              <w:spacing w:after="0" w:line="259" w:lineRule="auto"/>
              <w:ind w:firstLine="0"/>
              <w:jc w:val="left"/>
            </w:pPr>
            <w:r>
              <w:rPr>
                <w:sz w:val="18"/>
              </w:rPr>
              <w:t>698</w:t>
            </w:r>
          </w:p>
        </w:tc>
      </w:tr>
      <w:tr w:rsidR="000F2716" w14:paraId="7CA67DAD" w14:textId="77777777" w:rsidTr="00631F53">
        <w:trPr>
          <w:trHeight w:val="192"/>
        </w:trPr>
        <w:tc>
          <w:tcPr>
            <w:tcW w:w="3080" w:type="dxa"/>
            <w:tcBorders>
              <w:top w:val="nil"/>
              <w:left w:val="nil"/>
              <w:bottom w:val="single" w:sz="4" w:space="0" w:color="auto"/>
              <w:right w:val="nil"/>
            </w:tcBorders>
          </w:tcPr>
          <w:p w14:paraId="0777B361" w14:textId="77777777" w:rsidR="000F2716" w:rsidRDefault="0075054F">
            <w:pPr>
              <w:spacing w:after="0" w:line="259" w:lineRule="auto"/>
              <w:ind w:left="120" w:firstLine="0"/>
              <w:jc w:val="left"/>
            </w:pPr>
            <w:r>
              <w:rPr>
                <w:sz w:val="18"/>
              </w:rPr>
              <w:t>Final SH mean steam temp. - [</w:t>
            </w:r>
            <w:r>
              <w:rPr>
                <w:i/>
                <w:sz w:val="18"/>
              </w:rPr>
              <w:t>𝐾</w:t>
            </w:r>
            <w:r>
              <w:rPr>
                <w:sz w:val="18"/>
              </w:rPr>
              <w:t>]</w:t>
            </w:r>
          </w:p>
        </w:tc>
        <w:tc>
          <w:tcPr>
            <w:tcW w:w="1095" w:type="dxa"/>
            <w:tcBorders>
              <w:top w:val="nil"/>
              <w:left w:val="nil"/>
              <w:bottom w:val="single" w:sz="4" w:space="0" w:color="auto"/>
              <w:right w:val="nil"/>
            </w:tcBorders>
          </w:tcPr>
          <w:p w14:paraId="162946B7" w14:textId="77777777" w:rsidR="000F2716" w:rsidRDefault="0075054F">
            <w:pPr>
              <w:spacing w:after="0" w:line="259" w:lineRule="auto"/>
              <w:ind w:firstLine="0"/>
              <w:jc w:val="left"/>
            </w:pPr>
            <w:r>
              <w:rPr>
                <w:sz w:val="18"/>
              </w:rPr>
              <w:t>787</w:t>
            </w:r>
          </w:p>
        </w:tc>
        <w:tc>
          <w:tcPr>
            <w:tcW w:w="1623" w:type="dxa"/>
            <w:tcBorders>
              <w:top w:val="nil"/>
              <w:left w:val="nil"/>
              <w:bottom w:val="single" w:sz="4" w:space="0" w:color="auto"/>
              <w:right w:val="nil"/>
            </w:tcBorders>
          </w:tcPr>
          <w:p w14:paraId="488A8FFB" w14:textId="77777777" w:rsidR="000F2716" w:rsidRDefault="0075054F">
            <w:pPr>
              <w:spacing w:after="0" w:line="259" w:lineRule="auto"/>
              <w:ind w:left="264" w:firstLine="0"/>
              <w:jc w:val="left"/>
            </w:pPr>
            <w:r>
              <w:rPr>
                <w:sz w:val="18"/>
              </w:rPr>
              <w:t>793</w:t>
            </w:r>
          </w:p>
        </w:tc>
        <w:tc>
          <w:tcPr>
            <w:tcW w:w="1359" w:type="dxa"/>
            <w:tcBorders>
              <w:top w:val="nil"/>
              <w:left w:val="nil"/>
              <w:bottom w:val="single" w:sz="4" w:space="0" w:color="auto"/>
              <w:right w:val="nil"/>
            </w:tcBorders>
          </w:tcPr>
          <w:p w14:paraId="06C25E30" w14:textId="77777777" w:rsidR="000F2716" w:rsidRDefault="0075054F">
            <w:pPr>
              <w:spacing w:after="0" w:line="259" w:lineRule="auto"/>
              <w:ind w:firstLine="0"/>
              <w:jc w:val="left"/>
            </w:pPr>
            <w:r>
              <w:rPr>
                <w:sz w:val="18"/>
              </w:rPr>
              <w:t>781</w:t>
            </w:r>
          </w:p>
        </w:tc>
        <w:tc>
          <w:tcPr>
            <w:tcW w:w="1359" w:type="dxa"/>
            <w:tcBorders>
              <w:top w:val="nil"/>
              <w:left w:val="nil"/>
              <w:bottom w:val="single" w:sz="4" w:space="0" w:color="auto"/>
              <w:right w:val="nil"/>
            </w:tcBorders>
          </w:tcPr>
          <w:p w14:paraId="69A40E48" w14:textId="77777777" w:rsidR="000F2716" w:rsidRDefault="0075054F">
            <w:pPr>
              <w:spacing w:after="0" w:line="259" w:lineRule="auto"/>
              <w:ind w:firstLine="0"/>
              <w:jc w:val="left"/>
            </w:pPr>
            <w:r>
              <w:rPr>
                <w:sz w:val="18"/>
              </w:rPr>
              <w:t>787</w:t>
            </w:r>
          </w:p>
        </w:tc>
        <w:tc>
          <w:tcPr>
            <w:tcW w:w="1083" w:type="dxa"/>
            <w:tcBorders>
              <w:top w:val="nil"/>
              <w:left w:val="nil"/>
              <w:bottom w:val="single" w:sz="4" w:space="0" w:color="auto"/>
              <w:right w:val="nil"/>
            </w:tcBorders>
          </w:tcPr>
          <w:p w14:paraId="55C4DEDC" w14:textId="77777777" w:rsidR="000F2716" w:rsidRDefault="0075054F">
            <w:pPr>
              <w:spacing w:after="0" w:line="259" w:lineRule="auto"/>
              <w:ind w:firstLine="0"/>
              <w:jc w:val="left"/>
            </w:pPr>
            <w:r>
              <w:rPr>
                <w:sz w:val="18"/>
              </w:rPr>
              <w:t>787</w:t>
            </w:r>
          </w:p>
        </w:tc>
      </w:tr>
    </w:tbl>
    <w:p w14:paraId="6F8744AD" w14:textId="33628554" w:rsidR="00631F53" w:rsidRDefault="00631F53" w:rsidP="00631F53">
      <w:pPr>
        <w:spacing w:after="0"/>
        <w:ind w:left="-15"/>
      </w:pPr>
      <w:r>
        <w:t xml:space="preserve"> </w:t>
      </w:r>
    </w:p>
    <w:p w14:paraId="4C2B396B" w14:textId="648BD122" w:rsidR="000F2716" w:rsidRDefault="0075054F">
      <w:pPr>
        <w:ind w:left="-15"/>
      </w:pPr>
      <w:r>
        <w:t>The use of Flownex SE</w:t>
      </w:r>
      <w:r>
        <w:rPr>
          <w:sz w:val="15"/>
        </w:rPr>
        <w:t xml:space="preserve">® </w:t>
      </w:r>
      <w:r>
        <w:t>2021s built in Monte Carlo method, requires the mean and standard deviation for the inputs that are to be varied [</w:t>
      </w:r>
      <w:r>
        <w:rPr>
          <w:color w:val="2F4F4F"/>
        </w:rPr>
        <w:t>29</w:t>
      </w:r>
      <w:r>
        <w:t xml:space="preserve">]. For this study </w:t>
      </w:r>
      <w:r>
        <w:rPr>
          <w:i/>
        </w:rPr>
        <w:t xml:space="preserve">𝑁 </w:t>
      </w:r>
      <w:r>
        <w:t xml:space="preserve">=1000 scenarios </w:t>
      </w:r>
      <w:r w:rsidR="00F76F3B">
        <w:t>were</w:t>
      </w:r>
      <w:r>
        <w:t xml:space="preserve"> performed for each validation case </w:t>
      </w:r>
      <w:r w:rsidRPr="007B421E">
        <w:rPr>
          <w:rPrChange w:id="258" w:author="Brad Rawlins" w:date="2022-03-08T11:56:00Z">
            <w:rPr/>
          </w:rPrChange>
        </w:rPr>
        <w:t>w</w:t>
      </w:r>
      <w:r w:rsidRPr="007B421E">
        <w:rPr>
          <w:u w:color="000000"/>
          <w:rPrChange w:id="259" w:author="Brad Rawlins" w:date="2022-03-08T11:56:00Z">
            <w:rPr>
              <w:u w:val="single" w:color="000000"/>
            </w:rPr>
          </w:rPrChange>
        </w:rPr>
        <w:t xml:space="preserve">ith </w:t>
      </w:r>
      <w:r w:rsidRPr="007B421E">
        <w:rPr>
          <w:rPrChange w:id="260" w:author="Brad Rawlins" w:date="2022-03-08T11:56:00Z">
            <w:rPr/>
          </w:rPrChange>
        </w:rPr>
        <w:t>the</w:t>
      </w:r>
      <w:r>
        <w:t xml:space="preserve"> mean and standard deviation being used as measures to determine convergence. The MLP-MDN input vectors (</w:t>
      </w:r>
      <w:r>
        <w:rPr>
          <w:i/>
        </w:rPr>
        <w:t>𝑋</w:t>
      </w:r>
      <w:r>
        <w:t xml:space="preserve">) for the validation cases are provided in Table </w:t>
      </w:r>
      <w:r>
        <w:rPr>
          <w:color w:val="2F4F4F"/>
        </w:rPr>
        <w:t>5</w:t>
      </w:r>
      <w:r>
        <w:t>, these inputs were obtained from the works of Laubscher and Rousseau [</w:t>
      </w:r>
      <w:r>
        <w:rPr>
          <w:color w:val="2F4F4F"/>
        </w:rPr>
        <w:t>30</w:t>
      </w:r>
      <w:r>
        <w:t>].</w:t>
      </w:r>
    </w:p>
    <w:p w14:paraId="31468A4D" w14:textId="56022D39" w:rsidR="000F2716" w:rsidRDefault="0075054F">
      <w:pPr>
        <w:ind w:left="-15"/>
      </w:pPr>
      <w:r>
        <w:t xml:space="preserve">Figures </w:t>
      </w:r>
      <w:ins w:id="261" w:author="Brad Rawlins" w:date="2022-03-08T11:56:00Z">
        <w:r w:rsidR="007B421E">
          <w:rPr>
            <w:color w:val="2F4F4F"/>
          </w:rPr>
          <w:t>9</w:t>
        </w:r>
      </w:ins>
      <w:del w:id="262" w:author="Brad Rawlins" w:date="2022-03-08T11:56:00Z">
        <w:r w:rsidDel="007B421E">
          <w:rPr>
            <w:color w:val="2F4F4F"/>
          </w:rPr>
          <w:delText>8</w:delText>
        </w:r>
      </w:del>
      <w:r>
        <w:rPr>
          <w:color w:val="2F4F4F"/>
        </w:rPr>
        <w:t xml:space="preserve"> </w:t>
      </w:r>
      <w:r>
        <w:t xml:space="preserve">- </w:t>
      </w:r>
      <w:r>
        <w:rPr>
          <w:color w:val="2F4F4F"/>
        </w:rPr>
        <w:t>1</w:t>
      </w:r>
      <w:del w:id="263" w:author="Brad Rawlins" w:date="2022-03-08T11:56:00Z">
        <w:r w:rsidDel="007B421E">
          <w:rPr>
            <w:color w:val="2F4F4F"/>
          </w:rPr>
          <w:delText>0</w:delText>
        </w:r>
      </w:del>
      <w:ins w:id="264" w:author="Brad Rawlins" w:date="2022-03-08T11:56:00Z">
        <w:r w:rsidR="007B421E">
          <w:rPr>
            <w:color w:val="2F4F4F"/>
          </w:rPr>
          <w:t>1</w:t>
        </w:r>
      </w:ins>
      <w:r>
        <w:rPr>
          <w:color w:val="2F4F4F"/>
        </w:rPr>
        <w:t xml:space="preserve"> </w:t>
      </w:r>
      <w:r>
        <w:t xml:space="preserve">provide comparative results of the measured data and integrated model responses for all three load cases. It can be seen for a range of MCR loads the integrated model is able capture the heat loads to the various heat exchangers (Figures </w:t>
      </w:r>
      <w:ins w:id="265" w:author="Brad Rawlins" w:date="2022-03-08T11:56:00Z">
        <w:r w:rsidR="007B421E">
          <w:rPr>
            <w:color w:val="2F4F4F"/>
          </w:rPr>
          <w:t>9</w:t>
        </w:r>
      </w:ins>
      <w:del w:id="266" w:author="Brad Rawlins" w:date="2022-03-08T11:56:00Z">
        <w:r w:rsidDel="007B421E">
          <w:rPr>
            <w:color w:val="2F4F4F"/>
          </w:rPr>
          <w:delText>8</w:delText>
        </w:r>
      </w:del>
      <w:r>
        <w:rPr>
          <w:color w:val="2F4F4F"/>
        </w:rPr>
        <w:t xml:space="preserve"> </w:t>
      </w:r>
      <w:r>
        <w:t xml:space="preserve">(a-c)) with sufficient accuracy. In </w:t>
      </w:r>
      <w:r w:rsidR="00631F53">
        <w:t>general,</w:t>
      </w:r>
      <w:r>
        <w:t xml:space="preserve"> the model under-predicts the mean of the heat loads in the furnace and radiative pass, with slight over-predictions seen in the convective pass. However, the associated uncertainty of the integrated model overlaps with the measured data uncertainty with minimal outliers.</w:t>
      </w:r>
    </w:p>
    <w:p w14:paraId="7A3469EF" w14:textId="77777777" w:rsidR="000F2716" w:rsidRDefault="0075054F">
      <w:pPr>
        <w:spacing w:after="13" w:line="259" w:lineRule="auto"/>
        <w:ind w:firstLine="0"/>
        <w:jc w:val="left"/>
      </w:pPr>
      <w:r>
        <w:rPr>
          <w:noProof/>
          <w:sz w:val="22"/>
        </w:rPr>
        <mc:AlternateContent>
          <mc:Choice Requires="wpg">
            <w:drawing>
              <wp:inline distT="0" distB="0" distL="0" distR="0" wp14:anchorId="31B10039" wp14:editId="6E624ED0">
                <wp:extent cx="5925467" cy="1530008"/>
                <wp:effectExtent l="0" t="0" r="0" b="0"/>
                <wp:docPr id="22729" name="Group 22729"/>
                <wp:cNvGraphicFramePr/>
                <a:graphic xmlns:a="http://schemas.openxmlformats.org/drawingml/2006/main">
                  <a:graphicData uri="http://schemas.microsoft.com/office/word/2010/wordprocessingGroup">
                    <wpg:wgp>
                      <wpg:cNvGrpSpPr/>
                      <wpg:grpSpPr>
                        <a:xfrm>
                          <a:off x="0" y="0"/>
                          <a:ext cx="5925467" cy="1530008"/>
                          <a:chOff x="0" y="0"/>
                          <a:chExt cx="5925467" cy="1530008"/>
                        </a:xfrm>
                      </wpg:grpSpPr>
                      <pic:pic xmlns:pic="http://schemas.openxmlformats.org/drawingml/2006/picture">
                        <pic:nvPicPr>
                          <pic:cNvPr id="2122" name="Picture 2122"/>
                          <pic:cNvPicPr/>
                        </pic:nvPicPr>
                        <pic:blipFill>
                          <a:blip r:embed="rId20"/>
                          <a:stretch>
                            <a:fillRect/>
                          </a:stretch>
                        </pic:blipFill>
                        <pic:spPr>
                          <a:xfrm>
                            <a:off x="0" y="0"/>
                            <a:ext cx="1955332" cy="1530008"/>
                          </a:xfrm>
                          <a:prstGeom prst="rect">
                            <a:avLst/>
                          </a:prstGeom>
                        </pic:spPr>
                      </pic:pic>
                      <pic:pic xmlns:pic="http://schemas.openxmlformats.org/drawingml/2006/picture">
                        <pic:nvPicPr>
                          <pic:cNvPr id="2125" name="Picture 2125"/>
                          <pic:cNvPicPr/>
                        </pic:nvPicPr>
                        <pic:blipFill>
                          <a:blip r:embed="rId21"/>
                          <a:stretch>
                            <a:fillRect/>
                          </a:stretch>
                        </pic:blipFill>
                        <pic:spPr>
                          <a:xfrm>
                            <a:off x="1985061" y="0"/>
                            <a:ext cx="1955332" cy="1530008"/>
                          </a:xfrm>
                          <a:prstGeom prst="rect">
                            <a:avLst/>
                          </a:prstGeom>
                        </pic:spPr>
                      </pic:pic>
                      <pic:pic xmlns:pic="http://schemas.openxmlformats.org/drawingml/2006/picture">
                        <pic:nvPicPr>
                          <pic:cNvPr id="2128" name="Picture 2128"/>
                          <pic:cNvPicPr/>
                        </pic:nvPicPr>
                        <pic:blipFill>
                          <a:blip r:embed="rId22"/>
                          <a:stretch>
                            <a:fillRect/>
                          </a:stretch>
                        </pic:blipFill>
                        <pic:spPr>
                          <a:xfrm>
                            <a:off x="3970135" y="0"/>
                            <a:ext cx="1955332" cy="1530008"/>
                          </a:xfrm>
                          <a:prstGeom prst="rect">
                            <a:avLst/>
                          </a:prstGeom>
                        </pic:spPr>
                      </pic:pic>
                    </wpg:wgp>
                  </a:graphicData>
                </a:graphic>
              </wp:inline>
            </w:drawing>
          </mc:Choice>
          <mc:Fallback xmlns:a="http://schemas.openxmlformats.org/drawingml/2006/main">
            <w:pict>
              <v:group id="Group 22729" style="width:466.572pt;height:120.473pt;mso-position-horizontal-relative:char;mso-position-vertical-relative:line" coordsize="59254,15300">
                <v:shape id="Picture 2122" style="position:absolute;width:19553;height:15300;left:0;top:0;" filled="f">
                  <v:imagedata r:id="rId23"/>
                </v:shape>
                <v:shape id="Picture 2125" style="position:absolute;width:19553;height:15300;left:19850;top:0;" filled="f">
                  <v:imagedata r:id="rId24"/>
                </v:shape>
                <v:shape id="Picture 2128" style="position:absolute;width:19553;height:15300;left:39701;top:0;" filled="f">
                  <v:imagedata r:id="rId25"/>
                </v:shape>
              </v:group>
            </w:pict>
          </mc:Fallback>
        </mc:AlternateContent>
      </w:r>
    </w:p>
    <w:p w14:paraId="47D0FE58"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37BA4E03" w14:textId="2AFA5D05" w:rsidR="000F2716" w:rsidRDefault="0075054F">
      <w:pPr>
        <w:spacing w:after="123" w:line="261" w:lineRule="auto"/>
        <w:ind w:left="-5" w:hanging="10"/>
        <w:jc w:val="left"/>
      </w:pPr>
      <w:r>
        <w:rPr>
          <w:sz w:val="18"/>
        </w:rPr>
        <w:t xml:space="preserve">Figure </w:t>
      </w:r>
      <w:ins w:id="267" w:author="Brad Rawlins" w:date="2022-03-08T11:49:00Z">
        <w:r w:rsidR="007B421E">
          <w:rPr>
            <w:sz w:val="18"/>
          </w:rPr>
          <w:t>9</w:t>
        </w:r>
      </w:ins>
      <w:del w:id="268" w:author="Brad Rawlins" w:date="2022-03-08T11:49:00Z">
        <w:r w:rsidDel="007B421E">
          <w:rPr>
            <w:sz w:val="18"/>
          </w:rPr>
          <w:delText>8</w:delText>
        </w:r>
      </w:del>
      <w:r>
        <w:rPr>
          <w:sz w:val="18"/>
        </w:rPr>
        <w:t>: Load validation result comparison of the measured data and MLP-MDN model results for the various heat exchangers</w:t>
      </w:r>
    </w:p>
    <w:p w14:paraId="014F8CFB" w14:textId="77777777" w:rsidR="000F2716" w:rsidRDefault="0075054F">
      <w:pPr>
        <w:spacing w:after="13" w:line="259" w:lineRule="auto"/>
        <w:ind w:firstLine="0"/>
        <w:jc w:val="left"/>
      </w:pPr>
      <w:r>
        <w:rPr>
          <w:noProof/>
          <w:sz w:val="22"/>
        </w:rPr>
        <w:lastRenderedPageBreak/>
        <mc:AlternateContent>
          <mc:Choice Requires="wpg">
            <w:drawing>
              <wp:inline distT="0" distB="0" distL="0" distR="0" wp14:anchorId="4C768609" wp14:editId="7A00E680">
                <wp:extent cx="5925467" cy="1530008"/>
                <wp:effectExtent l="0" t="0" r="0" b="0"/>
                <wp:docPr id="22731" name="Group 22731"/>
                <wp:cNvGraphicFramePr/>
                <a:graphic xmlns:a="http://schemas.openxmlformats.org/drawingml/2006/main">
                  <a:graphicData uri="http://schemas.microsoft.com/office/word/2010/wordprocessingGroup">
                    <wpg:wgp>
                      <wpg:cNvGrpSpPr/>
                      <wpg:grpSpPr>
                        <a:xfrm>
                          <a:off x="0" y="0"/>
                          <a:ext cx="5925467" cy="1530008"/>
                          <a:chOff x="0" y="0"/>
                          <a:chExt cx="5925467" cy="1530008"/>
                        </a:xfrm>
                      </wpg:grpSpPr>
                      <pic:pic xmlns:pic="http://schemas.openxmlformats.org/drawingml/2006/picture">
                        <pic:nvPicPr>
                          <pic:cNvPr id="2134" name="Picture 2134"/>
                          <pic:cNvPicPr/>
                        </pic:nvPicPr>
                        <pic:blipFill>
                          <a:blip r:embed="rId26"/>
                          <a:stretch>
                            <a:fillRect/>
                          </a:stretch>
                        </pic:blipFill>
                        <pic:spPr>
                          <a:xfrm>
                            <a:off x="0" y="28"/>
                            <a:ext cx="1955332" cy="1529954"/>
                          </a:xfrm>
                          <a:prstGeom prst="rect">
                            <a:avLst/>
                          </a:prstGeom>
                        </pic:spPr>
                      </pic:pic>
                      <pic:pic xmlns:pic="http://schemas.openxmlformats.org/drawingml/2006/picture">
                        <pic:nvPicPr>
                          <pic:cNvPr id="2137" name="Picture 2137"/>
                          <pic:cNvPicPr/>
                        </pic:nvPicPr>
                        <pic:blipFill>
                          <a:blip r:embed="rId27"/>
                          <a:stretch>
                            <a:fillRect/>
                          </a:stretch>
                        </pic:blipFill>
                        <pic:spPr>
                          <a:xfrm>
                            <a:off x="1985061" y="0"/>
                            <a:ext cx="1955332" cy="1530008"/>
                          </a:xfrm>
                          <a:prstGeom prst="rect">
                            <a:avLst/>
                          </a:prstGeom>
                        </pic:spPr>
                      </pic:pic>
                      <pic:pic xmlns:pic="http://schemas.openxmlformats.org/drawingml/2006/picture">
                        <pic:nvPicPr>
                          <pic:cNvPr id="2140" name="Picture 2140"/>
                          <pic:cNvPicPr/>
                        </pic:nvPicPr>
                        <pic:blipFill>
                          <a:blip r:embed="rId28"/>
                          <a:stretch>
                            <a:fillRect/>
                          </a:stretch>
                        </pic:blipFill>
                        <pic:spPr>
                          <a:xfrm>
                            <a:off x="3970135" y="0"/>
                            <a:ext cx="1955332" cy="1530008"/>
                          </a:xfrm>
                          <a:prstGeom prst="rect">
                            <a:avLst/>
                          </a:prstGeom>
                        </pic:spPr>
                      </pic:pic>
                    </wpg:wgp>
                  </a:graphicData>
                </a:graphic>
              </wp:inline>
            </w:drawing>
          </mc:Choice>
          <mc:Fallback xmlns:a="http://schemas.openxmlformats.org/drawingml/2006/main">
            <w:pict>
              <v:group id="Group 22731" style="width:466.572pt;height:120.473pt;mso-position-horizontal-relative:char;mso-position-vertical-relative:line" coordsize="59254,15300">
                <v:shape id="Picture 2134" style="position:absolute;width:19553;height:15299;left:0;top:0;" filled="f">
                  <v:imagedata r:id="rId29"/>
                </v:shape>
                <v:shape id="Picture 2137" style="position:absolute;width:19553;height:15300;left:19850;top:0;" filled="f">
                  <v:imagedata r:id="rId30"/>
                </v:shape>
                <v:shape id="Picture 2140" style="position:absolute;width:19553;height:15300;left:39701;top:0;" filled="f">
                  <v:imagedata r:id="rId31"/>
                </v:shape>
              </v:group>
            </w:pict>
          </mc:Fallback>
        </mc:AlternateContent>
      </w:r>
    </w:p>
    <w:p w14:paraId="63E01C06"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279FFDC8" w14:textId="69BB5336" w:rsidR="000F2716" w:rsidRDefault="0075054F">
      <w:pPr>
        <w:spacing w:after="123" w:line="261" w:lineRule="auto"/>
        <w:ind w:left="-5" w:hanging="10"/>
        <w:jc w:val="left"/>
      </w:pPr>
      <w:r>
        <w:rPr>
          <w:sz w:val="18"/>
        </w:rPr>
        <w:t xml:space="preserve">Figure </w:t>
      </w:r>
      <w:ins w:id="269" w:author="Brad Rawlins" w:date="2022-03-08T11:49:00Z">
        <w:r w:rsidR="007B421E">
          <w:rPr>
            <w:sz w:val="18"/>
          </w:rPr>
          <w:t>10</w:t>
        </w:r>
      </w:ins>
      <w:del w:id="270" w:author="Brad Rawlins" w:date="2022-03-08T11:49:00Z">
        <w:r w:rsidDel="007B421E">
          <w:rPr>
            <w:sz w:val="18"/>
          </w:rPr>
          <w:delText>9</w:delText>
        </w:r>
      </w:del>
      <w:r>
        <w:rPr>
          <w:sz w:val="18"/>
        </w:rPr>
        <w:t>: Load validation result comparison of the measured data and MLP-MDN model results for the steam exit and generation flowrates</w:t>
      </w:r>
    </w:p>
    <w:p w14:paraId="3FD79A4D" w14:textId="77777777" w:rsidR="000F2716" w:rsidRDefault="0075054F">
      <w:pPr>
        <w:spacing w:after="13" w:line="259" w:lineRule="auto"/>
        <w:ind w:firstLine="0"/>
        <w:jc w:val="left"/>
      </w:pPr>
      <w:r>
        <w:rPr>
          <w:noProof/>
          <w:sz w:val="22"/>
        </w:rPr>
        <mc:AlternateContent>
          <mc:Choice Requires="wpg">
            <w:drawing>
              <wp:inline distT="0" distB="0" distL="0" distR="0" wp14:anchorId="0F97B789" wp14:editId="4A68C023">
                <wp:extent cx="5925577" cy="1530008"/>
                <wp:effectExtent l="0" t="0" r="0" b="0"/>
                <wp:docPr id="22732" name="Group 22732"/>
                <wp:cNvGraphicFramePr/>
                <a:graphic xmlns:a="http://schemas.openxmlformats.org/drawingml/2006/main">
                  <a:graphicData uri="http://schemas.microsoft.com/office/word/2010/wordprocessingGroup">
                    <wpg:wgp>
                      <wpg:cNvGrpSpPr/>
                      <wpg:grpSpPr>
                        <a:xfrm>
                          <a:off x="0" y="0"/>
                          <a:ext cx="5925577" cy="1530008"/>
                          <a:chOff x="0" y="0"/>
                          <a:chExt cx="5925577" cy="1530008"/>
                        </a:xfrm>
                      </wpg:grpSpPr>
                      <pic:pic xmlns:pic="http://schemas.openxmlformats.org/drawingml/2006/picture">
                        <pic:nvPicPr>
                          <pic:cNvPr id="2146" name="Picture 2146"/>
                          <pic:cNvPicPr/>
                        </pic:nvPicPr>
                        <pic:blipFill>
                          <a:blip r:embed="rId32"/>
                          <a:stretch>
                            <a:fillRect/>
                          </a:stretch>
                        </pic:blipFill>
                        <pic:spPr>
                          <a:xfrm>
                            <a:off x="0" y="0"/>
                            <a:ext cx="1955442" cy="1530008"/>
                          </a:xfrm>
                          <a:prstGeom prst="rect">
                            <a:avLst/>
                          </a:prstGeom>
                        </pic:spPr>
                      </pic:pic>
                      <pic:pic xmlns:pic="http://schemas.openxmlformats.org/drawingml/2006/picture">
                        <pic:nvPicPr>
                          <pic:cNvPr id="2149" name="Picture 2149"/>
                          <pic:cNvPicPr/>
                        </pic:nvPicPr>
                        <pic:blipFill>
                          <a:blip r:embed="rId33"/>
                          <a:stretch>
                            <a:fillRect/>
                          </a:stretch>
                        </pic:blipFill>
                        <pic:spPr>
                          <a:xfrm>
                            <a:off x="1985061" y="0"/>
                            <a:ext cx="1955442" cy="1530008"/>
                          </a:xfrm>
                          <a:prstGeom prst="rect">
                            <a:avLst/>
                          </a:prstGeom>
                        </pic:spPr>
                      </pic:pic>
                      <pic:pic xmlns:pic="http://schemas.openxmlformats.org/drawingml/2006/picture">
                        <pic:nvPicPr>
                          <pic:cNvPr id="2152" name="Picture 2152"/>
                          <pic:cNvPicPr/>
                        </pic:nvPicPr>
                        <pic:blipFill>
                          <a:blip r:embed="rId34"/>
                          <a:stretch>
                            <a:fillRect/>
                          </a:stretch>
                        </pic:blipFill>
                        <pic:spPr>
                          <a:xfrm>
                            <a:off x="3970135" y="0"/>
                            <a:ext cx="1955442" cy="1530008"/>
                          </a:xfrm>
                          <a:prstGeom prst="rect">
                            <a:avLst/>
                          </a:prstGeom>
                        </pic:spPr>
                      </pic:pic>
                    </wpg:wgp>
                  </a:graphicData>
                </a:graphic>
              </wp:inline>
            </w:drawing>
          </mc:Choice>
          <mc:Fallback xmlns:a="http://schemas.openxmlformats.org/drawingml/2006/main">
            <w:pict>
              <v:group id="Group 22732" style="width:466.581pt;height:120.473pt;mso-position-horizontal-relative:char;mso-position-vertical-relative:line" coordsize="59255,15300">
                <v:shape id="Picture 2146" style="position:absolute;width:19554;height:15300;left:0;top:0;" filled="f">
                  <v:imagedata r:id="rId35"/>
                </v:shape>
                <v:shape id="Picture 2149" style="position:absolute;width:19554;height:15300;left:19850;top:0;" filled="f">
                  <v:imagedata r:id="rId36"/>
                </v:shape>
                <v:shape id="Picture 2152" style="position:absolute;width:19554;height:15300;left:39701;top:0;" filled="f">
                  <v:imagedata r:id="rId37"/>
                </v:shape>
              </v:group>
            </w:pict>
          </mc:Fallback>
        </mc:AlternateContent>
      </w:r>
    </w:p>
    <w:p w14:paraId="4D476219"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468B4906" w14:textId="52743F31" w:rsidR="000F2716" w:rsidRDefault="0075054F">
      <w:pPr>
        <w:spacing w:after="516" w:line="261" w:lineRule="auto"/>
        <w:ind w:left="-5" w:hanging="10"/>
        <w:jc w:val="left"/>
      </w:pPr>
      <w:r>
        <w:rPr>
          <w:sz w:val="18"/>
        </w:rPr>
        <w:t>Figure 1</w:t>
      </w:r>
      <w:ins w:id="271" w:author="Brad Rawlins" w:date="2022-03-08T11:49:00Z">
        <w:r w:rsidR="007B421E">
          <w:rPr>
            <w:sz w:val="18"/>
          </w:rPr>
          <w:t>1</w:t>
        </w:r>
      </w:ins>
      <w:del w:id="272" w:author="Brad Rawlins" w:date="2022-03-08T11:49:00Z">
        <w:r w:rsidDel="007B421E">
          <w:rPr>
            <w:sz w:val="18"/>
          </w:rPr>
          <w:delText>0</w:delText>
        </w:r>
      </w:del>
      <w:r>
        <w:rPr>
          <w:sz w:val="18"/>
        </w:rPr>
        <w:t>: Load validation result comparison of the measured data and MLP-MDN model results for the required attemperator flowrates to maintain operational integrity</w:t>
      </w:r>
    </w:p>
    <w:p w14:paraId="687D5341" w14:textId="2D556DD8" w:rsidR="000F2716" w:rsidRDefault="0075054F">
      <w:pPr>
        <w:spacing w:after="206"/>
        <w:ind w:left="-15"/>
      </w:pPr>
      <w:r>
        <w:t xml:space="preserve">Considering the steam generation and exit flowrates of Figure </w:t>
      </w:r>
      <w:ins w:id="273" w:author="Brad Rawlins" w:date="2022-03-08T11:56:00Z">
        <w:r w:rsidR="007B421E">
          <w:rPr>
            <w:color w:val="2F4F4F"/>
          </w:rPr>
          <w:t>10</w:t>
        </w:r>
      </w:ins>
      <w:del w:id="274" w:author="Brad Rawlins" w:date="2022-03-08T11:56:00Z">
        <w:r w:rsidDel="007B421E">
          <w:rPr>
            <w:color w:val="2F4F4F"/>
          </w:rPr>
          <w:delText>9</w:delText>
        </w:r>
      </w:del>
      <w:r>
        <w:rPr>
          <w:color w:val="2F4F4F"/>
        </w:rPr>
        <w:t xml:space="preserve"> </w:t>
      </w:r>
      <w:r>
        <w:t xml:space="preserve">(a-c), </w:t>
      </w:r>
      <w:del w:id="275" w:author="Brad Rawlins" w:date="2022-03-08T11:49:00Z">
        <w:r w:rsidDel="007B421E">
          <w:delText>it can be seen that the</w:delText>
        </w:r>
      </w:del>
      <w:ins w:id="276" w:author="Brad Rawlins" w:date="2022-03-08T11:49:00Z">
        <w:r w:rsidR="007B421E">
          <w:t>the</w:t>
        </w:r>
      </w:ins>
      <w:r>
        <w:t xml:space="preserve"> integrated model </w:t>
      </w:r>
      <w:del w:id="277" w:author="Brad Rawlins" w:date="2022-03-08T11:49:00Z">
        <w:r w:rsidDel="007B421E">
          <w:delText>is able to</w:delText>
        </w:r>
      </w:del>
      <w:ins w:id="278" w:author="Brad Rawlins" w:date="2022-03-08T11:49:00Z">
        <w:r w:rsidR="007B421E">
          <w:t>can</w:t>
        </w:r>
      </w:ins>
      <w:r>
        <w:t xml:space="preserve"> sufficiently capture the hydraulic response of the case study boiler for a wide range of loads. </w:t>
      </w:r>
      <w:del w:id="279" w:author="Brad Rawlins" w:date="2022-03-08T11:49:00Z">
        <w:r w:rsidDel="007B421E">
          <w:delText>A higher degree of</w:delText>
        </w:r>
      </w:del>
      <w:ins w:id="280" w:author="Brad Rawlins" w:date="2022-03-08T11:49:00Z">
        <w:r w:rsidR="007B421E">
          <w:t>More</w:t>
        </w:r>
      </w:ins>
      <w:r>
        <w:t xml:space="preserve"> uncertainty is associated with the integrated </w:t>
      </w:r>
      <w:r w:rsidR="00631F53">
        <w:t>model,</w:t>
      </w:r>
      <w:r>
        <w:t xml:space="preserve"> but this is deemed acceptable since the response overlaps with the measured data. The attemperators of a utility scale boiler, are an integral part of the control systems put in place to ensure safe operating conditions and minimal wear on the downstream components, namely the steam HP and L</w:t>
      </w:r>
      <w:ins w:id="281" w:author="Brad Rawlins" w:date="2022-03-08T11:51:00Z">
        <w:r w:rsidR="007B421E">
          <w:t>P</w:t>
        </w:r>
      </w:ins>
      <w:del w:id="282" w:author="Brad Rawlins" w:date="2022-03-08T11:51:00Z">
        <w:r w:rsidDel="007B421E">
          <w:delText>ow-pressure</w:delText>
        </w:r>
      </w:del>
      <w:r>
        <w:t xml:space="preserve"> steam turbines [</w:t>
      </w:r>
      <w:r>
        <w:rPr>
          <w:color w:val="2F4F4F"/>
        </w:rPr>
        <w:t>31</w:t>
      </w:r>
      <w:r>
        <w:t xml:space="preserve">]. Figure </w:t>
      </w:r>
      <w:r>
        <w:rPr>
          <w:color w:val="2F4F4F"/>
        </w:rPr>
        <w:t>1</w:t>
      </w:r>
      <w:ins w:id="283" w:author="Brad Rawlins" w:date="2022-03-08T11:56:00Z">
        <w:r w:rsidR="007B421E">
          <w:rPr>
            <w:color w:val="2F4F4F"/>
          </w:rPr>
          <w:t>1</w:t>
        </w:r>
      </w:ins>
      <w:del w:id="284" w:author="Brad Rawlins" w:date="2022-03-08T11:56:00Z">
        <w:r w:rsidDel="007B421E">
          <w:rPr>
            <w:color w:val="2F4F4F"/>
          </w:rPr>
          <w:delText>0</w:delText>
        </w:r>
      </w:del>
      <w:r>
        <w:rPr>
          <w:color w:val="2F4F4F"/>
        </w:rPr>
        <w:t xml:space="preserve"> </w:t>
      </w:r>
      <w:r>
        <w:t>(a-c) highlight the attemperator flowrates across a wide range of loads. The integrated model is shown to adequately resolve the flowrates with a slightly higher mean being predicted for the 80% load case.</w:t>
      </w:r>
    </w:p>
    <w:p w14:paraId="2AEFC9EB" w14:textId="1E279414" w:rsidR="000F2716" w:rsidRDefault="0075054F">
      <w:pPr>
        <w:spacing w:after="430"/>
        <w:ind w:left="-15"/>
      </w:pPr>
      <w:r>
        <w:t xml:space="preserve">It has been shown that integrated model is able to resolve the thermal response based on the predictions of the MLP-MDN model for a wide range of loads with sufficient accuracy. The heat loads are within a 5% tolerance of the measured data’s mean value, while the steam generation rates exhibit a maximum difference of 7%, which seen in the 60% MCR load case (refer to Figure </w:t>
      </w:r>
      <w:ins w:id="285" w:author="Brad Rawlins" w:date="2022-03-08T11:57:00Z">
        <w:r w:rsidR="007B421E">
          <w:rPr>
            <w:color w:val="2F4F4F"/>
          </w:rPr>
          <w:t>10</w:t>
        </w:r>
      </w:ins>
      <w:del w:id="286" w:author="Brad Rawlins" w:date="2022-03-08T11:57:00Z">
        <w:r w:rsidDel="007B421E">
          <w:rPr>
            <w:color w:val="2F4F4F"/>
          </w:rPr>
          <w:delText>9</w:delText>
        </w:r>
      </w:del>
      <w:r>
        <w:rPr>
          <w:color w:val="2F4F4F"/>
        </w:rPr>
        <w:t xml:space="preserve"> </w:t>
      </w:r>
      <w:r>
        <w:t xml:space="preserve">(c)). The attemperators results feature the largest uncertainty/confidence band of all the results (Figure </w:t>
      </w:r>
      <w:r>
        <w:rPr>
          <w:color w:val="2F4F4F"/>
        </w:rPr>
        <w:t>1</w:t>
      </w:r>
      <w:ins w:id="287" w:author="Brad Rawlins" w:date="2022-03-08T11:57:00Z">
        <w:r w:rsidR="007B421E">
          <w:rPr>
            <w:color w:val="2F4F4F"/>
          </w:rPr>
          <w:t>1</w:t>
        </w:r>
      </w:ins>
      <w:del w:id="288" w:author="Brad Rawlins" w:date="2022-03-08T11:57:00Z">
        <w:r w:rsidDel="007B421E">
          <w:rPr>
            <w:color w:val="2F4F4F"/>
          </w:rPr>
          <w:delText>0</w:delText>
        </w:r>
      </w:del>
      <w:r>
        <w:t>), however the confidence bands do overlap within 5%.</w:t>
      </w:r>
    </w:p>
    <w:p w14:paraId="31603D5E" w14:textId="77777777" w:rsidR="00631F53" w:rsidRDefault="0075054F">
      <w:pPr>
        <w:spacing w:after="118" w:line="355" w:lineRule="auto"/>
        <w:ind w:left="-15" w:firstLine="0"/>
        <w:rPr>
          <w:b/>
          <w:sz w:val="22"/>
        </w:rPr>
      </w:pPr>
      <w:r>
        <w:rPr>
          <w:b/>
          <w:sz w:val="22"/>
        </w:rPr>
        <w:t>5.2. Utility boiler response for a fuel with high ash &amp; moisture contents</w:t>
      </w:r>
    </w:p>
    <w:p w14:paraId="4C220606" w14:textId="3668475B" w:rsidR="000F2716" w:rsidRDefault="0075054F" w:rsidP="00C9783F">
      <w:pPr>
        <w:spacing w:after="0" w:line="276" w:lineRule="auto"/>
        <w:ind w:left="-17"/>
      </w:pPr>
      <w:r>
        <w:t xml:space="preserve">The following section makes use of the validated model of Section </w:t>
      </w:r>
      <w:r>
        <w:rPr>
          <w:color w:val="2F4F4F"/>
        </w:rPr>
        <w:t>5.1</w:t>
      </w:r>
      <w:r>
        <w:t>. The fuel constituents that effect the energy content of the fuel (HHV) the most are primarily the ash (</w:t>
      </w:r>
      <w:r>
        <w:rPr>
          <w:i/>
        </w:rPr>
        <w:t>𝑌</w:t>
      </w:r>
      <w:r>
        <w:rPr>
          <w:i/>
          <w:vertAlign w:val="subscript"/>
        </w:rPr>
        <w:t>𝐴𝑆𝐻</w:t>
      </w:r>
      <w:r>
        <w:t>) and moisture (</w:t>
      </w:r>
      <w:r>
        <w:rPr>
          <w:i/>
        </w:rPr>
        <w:t>𝑌</w:t>
      </w:r>
      <w:r>
        <w:rPr>
          <w:i/>
          <w:vertAlign w:val="subscript"/>
        </w:rPr>
        <w:t>𝐻</w:t>
      </w:r>
      <w:r>
        <w:rPr>
          <w:vertAlign w:val="subscript"/>
        </w:rPr>
        <w:t>2</w:t>
      </w:r>
      <w:r>
        <w:rPr>
          <w:i/>
          <w:sz w:val="15"/>
        </w:rPr>
        <w:t>𝑂</w:t>
      </w:r>
      <w:r>
        <w:t>) content. Thus, two case studies were made to illustrate the effects of using poor quality fuel.</w:t>
      </w:r>
    </w:p>
    <w:p w14:paraId="59863EE8" w14:textId="77777777" w:rsidR="00631F53" w:rsidRDefault="00631F53" w:rsidP="00631F53">
      <w:pPr>
        <w:spacing w:after="0" w:line="276" w:lineRule="auto"/>
        <w:ind w:left="-15" w:firstLine="0"/>
      </w:pPr>
    </w:p>
    <w:p w14:paraId="504E0339" w14:textId="4D2A5BCF" w:rsidR="000F2716" w:rsidRDefault="0075054F" w:rsidP="00631F53">
      <w:pPr>
        <w:spacing w:line="276" w:lineRule="auto"/>
        <w:ind w:left="-15"/>
      </w:pPr>
      <w:r>
        <w:lastRenderedPageBreak/>
        <w:t xml:space="preserve">The input vectors for the two fuel cases are provided in Table </w:t>
      </w:r>
      <w:r>
        <w:rPr>
          <w:color w:val="2F4F4F"/>
        </w:rPr>
        <w:t>5</w:t>
      </w:r>
      <w:r>
        <w:t xml:space="preserve">, </w:t>
      </w:r>
      <w:r w:rsidR="00C9783F">
        <w:t>the</w:t>
      </w:r>
      <w:r>
        <w:t xml:space="preserve"> all the inputs are identical to the 100% load case except for the ash, </w:t>
      </w:r>
      <w:r w:rsidR="00A31479">
        <w:t>moisture,</w:t>
      </w:r>
      <w:r>
        <w:t xml:space="preserve"> and higher heating value of the respective fuels. This was done to compare the effects of the poor</w:t>
      </w:r>
      <w:r w:rsidR="00C9783F">
        <w:t>-</w:t>
      </w:r>
      <w:r>
        <w:t>quality coal to that of the 100% load case, in terms of the boiler efficiency, heat pick-up and thermal response. It is important to note that both the high ash and moisture case studies have the same HHV value, thus allowing for a productive correlation of the results.</w:t>
      </w:r>
    </w:p>
    <w:p w14:paraId="5BDE82E3" w14:textId="301558C0" w:rsidR="000F2716" w:rsidRDefault="0075054F" w:rsidP="00631F53">
      <w:pPr>
        <w:spacing w:line="276" w:lineRule="auto"/>
        <w:ind w:left="-15"/>
      </w:pPr>
      <w:r>
        <w:t xml:space="preserve">As with validation case studies of Section </w:t>
      </w:r>
      <w:r>
        <w:rPr>
          <w:color w:val="2F4F4F"/>
        </w:rPr>
        <w:t>5.1</w:t>
      </w:r>
      <w:r>
        <w:t xml:space="preserve">, the Monte Carlo method was employed to ascertain the integrated </w:t>
      </w:r>
      <w:r w:rsidR="00C9783F">
        <w:t>model’s</w:t>
      </w:r>
      <w:r>
        <w:t xml:space="preserve"> uncertainty for all responses. The base model</w:t>
      </w:r>
      <w:ins w:id="289" w:author="Brad Rawlins" w:date="2022-03-08T11:57:00Z">
        <w:r w:rsidR="007B421E">
          <w:t xml:space="preserve"> key</w:t>
        </w:r>
      </w:ins>
      <w:r>
        <w:t xml:space="preserve"> heading of Figure </w:t>
      </w:r>
      <w:r>
        <w:rPr>
          <w:color w:val="2F4F4F"/>
        </w:rPr>
        <w:t>1</w:t>
      </w:r>
      <w:del w:id="290" w:author="Brad Rawlins" w:date="2022-03-08T11:58:00Z">
        <w:r w:rsidDel="007B421E">
          <w:rPr>
            <w:color w:val="2F4F4F"/>
          </w:rPr>
          <w:delText>1</w:delText>
        </w:r>
      </w:del>
      <w:ins w:id="291" w:author="Brad Rawlins" w:date="2022-03-08T11:58:00Z">
        <w:r w:rsidR="007B421E">
          <w:rPr>
            <w:color w:val="2F4F4F"/>
          </w:rPr>
          <w:t>2</w:t>
        </w:r>
      </w:ins>
      <w:r>
        <w:rPr>
          <w:color w:val="2F4F4F"/>
        </w:rPr>
        <w:t xml:space="preserve"> </w:t>
      </w:r>
      <w:r>
        <w:t xml:space="preserve">(a-c) refers to the integrated model results for the 100% load case of Figures </w:t>
      </w:r>
      <w:ins w:id="292" w:author="Brad Rawlins" w:date="2022-03-08T11:58:00Z">
        <w:r w:rsidR="007B421E">
          <w:rPr>
            <w:color w:val="2F4F4F"/>
          </w:rPr>
          <w:t>9</w:t>
        </w:r>
      </w:ins>
      <w:del w:id="293" w:author="Brad Rawlins" w:date="2022-03-08T11:58:00Z">
        <w:r w:rsidDel="007B421E">
          <w:rPr>
            <w:color w:val="2F4F4F"/>
          </w:rPr>
          <w:delText>8</w:delText>
        </w:r>
      </w:del>
      <w:r>
        <w:t>-</w:t>
      </w:r>
      <w:r>
        <w:rPr>
          <w:color w:val="2F4F4F"/>
        </w:rPr>
        <w:t>1</w:t>
      </w:r>
      <w:del w:id="294" w:author="Brad Rawlins" w:date="2022-03-08T11:58:00Z">
        <w:r w:rsidDel="007B421E">
          <w:rPr>
            <w:color w:val="2F4F4F"/>
          </w:rPr>
          <w:delText>0</w:delText>
        </w:r>
      </w:del>
      <w:ins w:id="295" w:author="Brad Rawlins" w:date="2022-03-08T11:58:00Z">
        <w:r w:rsidR="007B421E">
          <w:rPr>
            <w:color w:val="2F4F4F"/>
          </w:rPr>
          <w:t>1</w:t>
        </w:r>
      </w:ins>
      <w:r>
        <w:t xml:space="preserve">. Figure </w:t>
      </w:r>
      <w:r>
        <w:rPr>
          <w:color w:val="2F4F4F"/>
        </w:rPr>
        <w:t>1</w:t>
      </w:r>
      <w:del w:id="296" w:author="Brad Rawlins" w:date="2022-03-08T11:58:00Z">
        <w:r w:rsidDel="007B421E">
          <w:rPr>
            <w:color w:val="2F4F4F"/>
          </w:rPr>
          <w:delText>1</w:delText>
        </w:r>
      </w:del>
      <w:ins w:id="297" w:author="Brad Rawlins" w:date="2022-03-08T11:58:00Z">
        <w:r w:rsidR="007B421E">
          <w:rPr>
            <w:color w:val="2F4F4F"/>
          </w:rPr>
          <w:t>2</w:t>
        </w:r>
      </w:ins>
      <w:r>
        <w:rPr>
          <w:color w:val="2F4F4F"/>
        </w:rPr>
        <w:t xml:space="preserve"> </w:t>
      </w:r>
      <w:r>
        <w:t xml:space="preserve">(a) highlights the effects that poor quality fuel </w:t>
      </w:r>
      <w:r w:rsidR="00C9783F">
        <w:t>has</w:t>
      </w:r>
      <w:r>
        <w:t xml:space="preserve"> on the heat load to the various heat exchangers, with a 20% drop being observed. This is an expected result since the energy content of the fuel is lower than that of the base case. To maintain 100% load capabilities using the poor</w:t>
      </w:r>
      <w:r w:rsidR="00C9783F">
        <w:t>-</w:t>
      </w:r>
      <w:r>
        <w:t>quality fuel an increase in the fuel flowrate would be suggested, this provides more energy content, however the mill operational outputs are limited. The operational protocol for the 100% load case makes use of 5 mills operating 30 of the 36 burners, at full capacity with a standby mill and burner arrangement placed in reserve to help mitigate operational risks, such as maintenance schedules. Using the standby mill would allow the fuel flowrate to increase by maximum 17%, yet this would decrease the operational integrity and increase the associated risks. Since when burning the high-ash content fuel the likelihood of ash deposition/fouling of the heat exchanging components increases.</w:t>
      </w:r>
    </w:p>
    <w:p w14:paraId="02502EDD" w14:textId="29E18C4A" w:rsidR="000F2716" w:rsidRDefault="0075054F" w:rsidP="00C9783F">
      <w:pPr>
        <w:spacing w:after="0" w:line="276" w:lineRule="auto"/>
        <w:ind w:left="-15"/>
      </w:pPr>
      <w:r>
        <w:t xml:space="preserve">Figure </w:t>
      </w:r>
      <w:r>
        <w:rPr>
          <w:color w:val="2F4F4F"/>
        </w:rPr>
        <w:t>1</w:t>
      </w:r>
      <w:ins w:id="298" w:author="Brad Rawlins" w:date="2022-03-08T11:58:00Z">
        <w:r w:rsidR="007B421E">
          <w:rPr>
            <w:color w:val="2F4F4F"/>
          </w:rPr>
          <w:t>2</w:t>
        </w:r>
      </w:ins>
      <w:del w:id="299" w:author="Brad Rawlins" w:date="2022-03-08T11:58:00Z">
        <w:r w:rsidDel="007B421E">
          <w:rPr>
            <w:color w:val="2F4F4F"/>
          </w:rPr>
          <w:delText>1</w:delText>
        </w:r>
      </w:del>
      <w:r>
        <w:rPr>
          <w:color w:val="2F4F4F"/>
        </w:rPr>
        <w:t xml:space="preserve"> </w:t>
      </w:r>
      <w:r>
        <w:t xml:space="preserve">(b-c) similarly illustrates a decrease in the water/steam flowrates for the steam exit and attemperator conditions. The generation rates exhibit similar characteristics to the 80% load case of Figure </w:t>
      </w:r>
      <w:ins w:id="300" w:author="Brad Rawlins" w:date="2022-03-08T11:58:00Z">
        <w:r w:rsidR="007B421E">
          <w:rPr>
            <w:color w:val="2F4F4F"/>
          </w:rPr>
          <w:t>10</w:t>
        </w:r>
      </w:ins>
      <w:del w:id="301" w:author="Brad Rawlins" w:date="2022-03-08T11:58:00Z">
        <w:r w:rsidDel="007B421E">
          <w:rPr>
            <w:color w:val="2F4F4F"/>
          </w:rPr>
          <w:delText>9</w:delText>
        </w:r>
      </w:del>
      <w:r>
        <w:rPr>
          <w:color w:val="2F4F4F"/>
        </w:rPr>
        <w:t xml:space="preserve"> </w:t>
      </w:r>
      <w:r>
        <w:t>(b), illustrating a significant decrease in the operational capabilities when using a poor</w:t>
      </w:r>
      <w:r w:rsidR="00631F53">
        <w:t>-</w:t>
      </w:r>
      <w:r>
        <w:t xml:space="preserve">quality fuel. The predicted flue-gas temperatures entering the convective pass are shown in Table </w:t>
      </w:r>
      <w:r>
        <w:rPr>
          <w:color w:val="2F4F4F"/>
        </w:rPr>
        <w:t>6</w:t>
      </w:r>
      <w:r>
        <w:t xml:space="preserve">. It is shown that for an increase in the fuels ash content the inlet temperature increases, which results in a higher radiative heat transfer percentage for the convective pass components (table </w:t>
      </w:r>
      <w:r>
        <w:rPr>
          <w:color w:val="2F4F4F"/>
        </w:rPr>
        <w:t>6</w:t>
      </w:r>
      <w:r>
        <w:t xml:space="preserve">). While the presence of more moisture in the fuel results in a lower inlet temperature, primarily </w:t>
      </w:r>
      <w:r w:rsidR="00CB27C8">
        <w:t>since</w:t>
      </w:r>
      <w:r>
        <w:t xml:space="preserve"> the extra moisture requires a higher heat rate of evaporation, leading to lower radiative heat transfer percentages. Where the radiative heat transfer percentage per component </w:t>
      </w:r>
      <w:r>
        <w:rPr>
          <w:i/>
        </w:rPr>
        <w:t xml:space="preserve">𝑖 </w:t>
      </w:r>
      <w:r>
        <w:t>is defined as follows:</w:t>
      </w:r>
    </w:p>
    <w:p w14:paraId="78C52F89" w14:textId="648E9A12" w:rsidR="00C9783F" w:rsidRDefault="00C9783F" w:rsidP="00F76F3B">
      <w:pPr>
        <w:spacing w:after="0" w:line="276" w:lineRule="auto"/>
        <w:ind w:firstLine="0"/>
      </w:pPr>
    </w:p>
    <w:p w14:paraId="4DB982CC" w14:textId="01E9EF71" w:rsidR="00F76F3B" w:rsidRPr="00F76F3B" w:rsidRDefault="00AF2001" w:rsidP="00F76F3B">
      <w:pPr>
        <w:spacing w:after="0" w:line="276" w:lineRule="auto"/>
        <w:ind w:firstLine="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rad,i</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rad,i</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rad,i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conv,i</m:t>
                </m:r>
              </m:sub>
            </m:sSub>
          </m:den>
        </m:f>
        <m:r>
          <w:rPr>
            <w:rFonts w:ascii="Cambria Math" w:hAnsi="Cambria Math"/>
          </w:rPr>
          <m:t>×100</m:t>
        </m:r>
      </m:oMath>
      <w:r w:rsidR="00F76F3B">
        <w:tab/>
      </w:r>
      <w:r w:rsidR="00F76F3B">
        <w:tab/>
      </w:r>
      <w:r w:rsidR="00F76F3B">
        <w:tab/>
      </w:r>
      <w:r w:rsidR="00F76F3B">
        <w:tab/>
      </w:r>
      <w:r w:rsidR="00F76F3B">
        <w:tab/>
      </w:r>
      <w:r w:rsidR="00F76F3B">
        <w:tab/>
      </w:r>
      <w:r w:rsidR="00F76F3B">
        <w:tab/>
      </w:r>
      <w:r w:rsidR="00F76F3B">
        <w:tab/>
      </w:r>
      <w:r w:rsidR="00F76F3B">
        <w:tab/>
        <w:t xml:space="preserve">      (13)</w:t>
      </w:r>
    </w:p>
    <w:p w14:paraId="685FCB95" w14:textId="77777777" w:rsidR="00F76F3B" w:rsidRDefault="00F76F3B" w:rsidP="00F76F3B">
      <w:pPr>
        <w:spacing w:after="0" w:line="276" w:lineRule="auto"/>
        <w:ind w:firstLine="0"/>
      </w:pPr>
    </w:p>
    <w:p w14:paraId="05BF092A" w14:textId="5A63AD16" w:rsidR="000F2716" w:rsidRDefault="0075054F">
      <w:pPr>
        <w:ind w:left="-15"/>
      </w:pPr>
      <w:r>
        <w:t>The boiler efficiency is the measure used to convey how well the combustion heat is transferred to the working fluid, and is defined as the ratio of total amount of heat absorbed by the heat exchangers (</w:t>
      </w:r>
      <w:proofErr w:type="gramStart"/>
      <w:r>
        <w:t>i.e.</w:t>
      </w:r>
      <w:proofErr w:type="gramEnd"/>
      <w:r>
        <w:t xml:space="preserve"> sum of the furnace, radiative and convective pass heat loads) and the combustion energy released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fuel</m:t>
            </m:r>
          </m:sub>
        </m:sSub>
        <m:r>
          <w:rPr>
            <w:rFonts w:ascii="Cambria Math" w:hAnsi="Cambria Math"/>
          </w:rPr>
          <m:t>HHV</m:t>
        </m:r>
      </m:oMath>
      <w:r>
        <w:t xml:space="preserve">). A significant decrease in the boiler efficiency is highlighted in Table </w:t>
      </w:r>
      <w:r>
        <w:rPr>
          <w:color w:val="2F4F4F"/>
        </w:rPr>
        <w:t>6</w:t>
      </w:r>
      <w:r>
        <w:t xml:space="preserve">, for both fuel cases with the high ash fuel showing a slightly better result. The higher efficiency of the high-ash fuel is attributed to the fact that in general the heat loads to various heat exchangers are higher than that of the high-moisture fuel, this can be seen in Figure </w:t>
      </w:r>
      <w:r>
        <w:rPr>
          <w:color w:val="2F4F4F"/>
        </w:rPr>
        <w:t>1</w:t>
      </w:r>
      <w:del w:id="302" w:author="Brad Rawlins" w:date="2022-03-08T11:58:00Z">
        <w:r w:rsidDel="007B421E">
          <w:rPr>
            <w:color w:val="2F4F4F"/>
          </w:rPr>
          <w:delText>1</w:delText>
        </w:r>
      </w:del>
      <w:ins w:id="303" w:author="Brad Rawlins" w:date="2022-03-08T11:58:00Z">
        <w:r w:rsidR="007B421E">
          <w:rPr>
            <w:color w:val="2F4F4F"/>
          </w:rPr>
          <w:t>2</w:t>
        </w:r>
      </w:ins>
      <w:r>
        <w:rPr>
          <w:color w:val="2F4F4F"/>
        </w:rPr>
        <w:t xml:space="preserve"> </w:t>
      </w:r>
      <w:r>
        <w:t>(a).</w:t>
      </w:r>
    </w:p>
    <w:p w14:paraId="0CCF3ABF" w14:textId="77777777" w:rsidR="000F2716" w:rsidRPr="00C9783F" w:rsidRDefault="0075054F">
      <w:pPr>
        <w:spacing w:after="0" w:line="259" w:lineRule="auto"/>
        <w:ind w:left="-5" w:hanging="10"/>
        <w:jc w:val="left"/>
        <w:rPr>
          <w:b/>
          <w:bCs/>
        </w:rPr>
      </w:pPr>
      <w:r w:rsidRPr="00C9783F">
        <w:rPr>
          <w:b/>
          <w:bCs/>
          <w:sz w:val="18"/>
        </w:rPr>
        <w:t>Table 6</w:t>
      </w:r>
    </w:p>
    <w:p w14:paraId="050D647E" w14:textId="77777777" w:rsidR="000F2716" w:rsidRDefault="0075054F">
      <w:pPr>
        <w:spacing w:after="0" w:line="261" w:lineRule="auto"/>
        <w:ind w:left="-5" w:hanging="10"/>
        <w:jc w:val="left"/>
      </w:pPr>
      <w:r>
        <w:rPr>
          <w:sz w:val="18"/>
        </w:rPr>
        <w:t>Model results for poor fuel characteristics</w:t>
      </w:r>
    </w:p>
    <w:tbl>
      <w:tblPr>
        <w:tblStyle w:val="TableGrid"/>
        <w:tblW w:w="9332" w:type="dxa"/>
        <w:tblInd w:w="0" w:type="dxa"/>
        <w:tblCellMar>
          <w:top w:w="27" w:type="dxa"/>
          <w:right w:w="115" w:type="dxa"/>
        </w:tblCellMar>
        <w:tblLook w:val="04A0" w:firstRow="1" w:lastRow="0" w:firstColumn="1" w:lastColumn="0" w:noHBand="0" w:noVBand="1"/>
      </w:tblPr>
      <w:tblGrid>
        <w:gridCol w:w="5264"/>
        <w:gridCol w:w="2105"/>
        <w:gridCol w:w="1963"/>
      </w:tblGrid>
      <w:tr w:rsidR="000F2716" w14:paraId="44D45D47" w14:textId="77777777">
        <w:trPr>
          <w:trHeight w:val="322"/>
        </w:trPr>
        <w:tc>
          <w:tcPr>
            <w:tcW w:w="5264" w:type="dxa"/>
            <w:tcBorders>
              <w:top w:val="single" w:sz="6" w:space="0" w:color="000000"/>
              <w:left w:val="nil"/>
              <w:bottom w:val="single" w:sz="4" w:space="0" w:color="000000"/>
              <w:right w:val="nil"/>
            </w:tcBorders>
          </w:tcPr>
          <w:p w14:paraId="6DD4E49A" w14:textId="77777777" w:rsidR="000F2716" w:rsidRDefault="0075054F">
            <w:pPr>
              <w:tabs>
                <w:tab w:val="center" w:pos="3340"/>
              </w:tabs>
              <w:spacing w:after="0" w:line="259" w:lineRule="auto"/>
              <w:ind w:firstLine="0"/>
              <w:jc w:val="left"/>
            </w:pPr>
            <w:r>
              <w:rPr>
                <w:i/>
                <w:sz w:val="18"/>
              </w:rPr>
              <w:t>Variable</w:t>
            </w:r>
            <w:r>
              <w:rPr>
                <w:i/>
                <w:sz w:val="18"/>
              </w:rPr>
              <w:tab/>
            </w:r>
            <w:r>
              <w:rPr>
                <w:sz w:val="18"/>
              </w:rPr>
              <w:t>Base</w:t>
            </w:r>
          </w:p>
        </w:tc>
        <w:tc>
          <w:tcPr>
            <w:tcW w:w="2105" w:type="dxa"/>
            <w:tcBorders>
              <w:top w:val="single" w:sz="6" w:space="0" w:color="000000"/>
              <w:left w:val="nil"/>
              <w:bottom w:val="single" w:sz="4" w:space="0" w:color="000000"/>
              <w:right w:val="nil"/>
            </w:tcBorders>
          </w:tcPr>
          <w:p w14:paraId="1B52D5F1" w14:textId="77777777" w:rsidR="000F2716" w:rsidRDefault="0075054F">
            <w:pPr>
              <w:spacing w:after="0" w:line="259" w:lineRule="auto"/>
              <w:ind w:firstLine="0"/>
              <w:jc w:val="left"/>
            </w:pPr>
            <w:proofErr w:type="gramStart"/>
            <w:r>
              <w:rPr>
                <w:sz w:val="18"/>
              </w:rPr>
              <w:t>High-ash</w:t>
            </w:r>
            <w:proofErr w:type="gramEnd"/>
          </w:p>
        </w:tc>
        <w:tc>
          <w:tcPr>
            <w:tcW w:w="1963" w:type="dxa"/>
            <w:tcBorders>
              <w:top w:val="single" w:sz="6" w:space="0" w:color="000000"/>
              <w:left w:val="nil"/>
              <w:bottom w:val="single" w:sz="4" w:space="0" w:color="000000"/>
              <w:right w:val="nil"/>
            </w:tcBorders>
          </w:tcPr>
          <w:p w14:paraId="53E64AE7" w14:textId="77777777" w:rsidR="000F2716" w:rsidRDefault="0075054F">
            <w:pPr>
              <w:spacing w:after="0" w:line="259" w:lineRule="auto"/>
              <w:ind w:firstLine="0"/>
              <w:jc w:val="left"/>
            </w:pPr>
            <w:proofErr w:type="gramStart"/>
            <w:r>
              <w:rPr>
                <w:sz w:val="18"/>
              </w:rPr>
              <w:t>High-moisture</w:t>
            </w:r>
            <w:proofErr w:type="gramEnd"/>
          </w:p>
        </w:tc>
      </w:tr>
      <w:tr w:rsidR="000F2716" w14:paraId="42962E6C" w14:textId="77777777">
        <w:trPr>
          <w:trHeight w:val="276"/>
        </w:trPr>
        <w:tc>
          <w:tcPr>
            <w:tcW w:w="5264" w:type="dxa"/>
            <w:tcBorders>
              <w:top w:val="single" w:sz="4" w:space="0" w:color="000000"/>
              <w:left w:val="nil"/>
              <w:bottom w:val="nil"/>
              <w:right w:val="nil"/>
            </w:tcBorders>
          </w:tcPr>
          <w:p w14:paraId="220B5312" w14:textId="77777777" w:rsidR="000F2716" w:rsidRDefault="0075054F">
            <w:pPr>
              <w:tabs>
                <w:tab w:val="center" w:pos="3322"/>
              </w:tabs>
              <w:spacing w:after="0" w:line="259" w:lineRule="auto"/>
              <w:ind w:firstLine="0"/>
              <w:jc w:val="left"/>
            </w:pPr>
            <w:r>
              <w:rPr>
                <w:sz w:val="18"/>
              </w:rPr>
              <w:t>Mean boiler efficiency [%]</w:t>
            </w:r>
            <w:r>
              <w:rPr>
                <w:sz w:val="18"/>
              </w:rPr>
              <w:tab/>
              <w:t>88.2</w:t>
            </w:r>
          </w:p>
        </w:tc>
        <w:tc>
          <w:tcPr>
            <w:tcW w:w="2105" w:type="dxa"/>
            <w:tcBorders>
              <w:top w:val="single" w:sz="4" w:space="0" w:color="000000"/>
              <w:left w:val="nil"/>
              <w:bottom w:val="nil"/>
              <w:right w:val="nil"/>
            </w:tcBorders>
          </w:tcPr>
          <w:p w14:paraId="277EB10F" w14:textId="77777777" w:rsidR="000F2716" w:rsidRDefault="0075054F">
            <w:pPr>
              <w:spacing w:after="0" w:line="259" w:lineRule="auto"/>
              <w:ind w:firstLine="0"/>
              <w:jc w:val="left"/>
            </w:pPr>
            <w:r>
              <w:rPr>
                <w:sz w:val="18"/>
              </w:rPr>
              <w:t>77.6</w:t>
            </w:r>
          </w:p>
        </w:tc>
        <w:tc>
          <w:tcPr>
            <w:tcW w:w="1963" w:type="dxa"/>
            <w:tcBorders>
              <w:top w:val="single" w:sz="4" w:space="0" w:color="000000"/>
              <w:left w:val="nil"/>
              <w:bottom w:val="nil"/>
              <w:right w:val="nil"/>
            </w:tcBorders>
          </w:tcPr>
          <w:p w14:paraId="425B45EB" w14:textId="77777777" w:rsidR="000F2716" w:rsidRDefault="0075054F">
            <w:pPr>
              <w:spacing w:after="0" w:line="259" w:lineRule="auto"/>
              <w:ind w:firstLine="0"/>
              <w:jc w:val="left"/>
            </w:pPr>
            <w:r>
              <w:rPr>
                <w:sz w:val="18"/>
              </w:rPr>
              <w:t>75.9</w:t>
            </w:r>
          </w:p>
        </w:tc>
      </w:tr>
      <w:tr w:rsidR="000F2716" w14:paraId="5349E2BF" w14:textId="77777777">
        <w:trPr>
          <w:trHeight w:val="481"/>
        </w:trPr>
        <w:tc>
          <w:tcPr>
            <w:tcW w:w="5264" w:type="dxa"/>
            <w:tcBorders>
              <w:top w:val="nil"/>
              <w:left w:val="nil"/>
              <w:bottom w:val="single" w:sz="4" w:space="0" w:color="000000"/>
              <w:right w:val="nil"/>
            </w:tcBorders>
          </w:tcPr>
          <w:p w14:paraId="167FCE36" w14:textId="77777777" w:rsidR="000F2716" w:rsidRDefault="0075054F">
            <w:pPr>
              <w:tabs>
                <w:tab w:val="center" w:pos="3342"/>
              </w:tabs>
              <w:spacing w:after="0" w:line="259" w:lineRule="auto"/>
              <w:ind w:firstLine="0"/>
              <w:jc w:val="left"/>
            </w:pPr>
            <w:r>
              <w:rPr>
                <w:sz w:val="18"/>
              </w:rPr>
              <w:t>Convective pass inlet flue-gas temp.</w:t>
            </w:r>
            <w:r>
              <w:rPr>
                <w:sz w:val="18"/>
              </w:rPr>
              <w:tab/>
              <w:t>1352</w:t>
            </w:r>
          </w:p>
          <w:p w14:paraId="4016B373" w14:textId="77777777" w:rsidR="000F2716" w:rsidRDefault="0075054F">
            <w:pPr>
              <w:spacing w:after="0" w:line="259" w:lineRule="auto"/>
              <w:ind w:left="120" w:firstLine="0"/>
              <w:jc w:val="left"/>
            </w:pPr>
            <w:r>
              <w:rPr>
                <w:sz w:val="18"/>
              </w:rPr>
              <w:t>[</w:t>
            </w:r>
            <w:r>
              <w:rPr>
                <w:i/>
                <w:sz w:val="18"/>
              </w:rPr>
              <w:t>𝐾</w:t>
            </w:r>
            <w:r>
              <w:rPr>
                <w:sz w:val="18"/>
              </w:rPr>
              <w:t>]</w:t>
            </w:r>
          </w:p>
        </w:tc>
        <w:tc>
          <w:tcPr>
            <w:tcW w:w="2105" w:type="dxa"/>
            <w:tcBorders>
              <w:top w:val="nil"/>
              <w:left w:val="nil"/>
              <w:bottom w:val="single" w:sz="4" w:space="0" w:color="000000"/>
              <w:right w:val="nil"/>
            </w:tcBorders>
          </w:tcPr>
          <w:p w14:paraId="41EF27B5" w14:textId="77777777" w:rsidR="000F2716" w:rsidRDefault="0075054F">
            <w:pPr>
              <w:spacing w:after="0" w:line="259" w:lineRule="auto"/>
              <w:ind w:firstLine="0"/>
              <w:jc w:val="left"/>
            </w:pPr>
            <w:r>
              <w:rPr>
                <w:sz w:val="18"/>
              </w:rPr>
              <w:t>1368</w:t>
            </w:r>
          </w:p>
        </w:tc>
        <w:tc>
          <w:tcPr>
            <w:tcW w:w="1963" w:type="dxa"/>
            <w:tcBorders>
              <w:top w:val="nil"/>
              <w:left w:val="nil"/>
              <w:bottom w:val="single" w:sz="4" w:space="0" w:color="000000"/>
              <w:right w:val="nil"/>
            </w:tcBorders>
          </w:tcPr>
          <w:p w14:paraId="0ED317EF" w14:textId="77777777" w:rsidR="000F2716" w:rsidRDefault="0075054F">
            <w:pPr>
              <w:spacing w:after="0" w:line="259" w:lineRule="auto"/>
              <w:ind w:firstLine="0"/>
              <w:jc w:val="left"/>
            </w:pPr>
            <w:r>
              <w:rPr>
                <w:sz w:val="18"/>
              </w:rPr>
              <w:t>1311</w:t>
            </w:r>
          </w:p>
        </w:tc>
      </w:tr>
      <w:tr w:rsidR="000F2716" w14:paraId="51824A89" w14:textId="77777777">
        <w:trPr>
          <w:trHeight w:val="319"/>
        </w:trPr>
        <w:tc>
          <w:tcPr>
            <w:tcW w:w="5264" w:type="dxa"/>
            <w:tcBorders>
              <w:top w:val="single" w:sz="4" w:space="0" w:color="000000"/>
              <w:left w:val="nil"/>
              <w:bottom w:val="single" w:sz="4" w:space="0" w:color="000000"/>
              <w:right w:val="nil"/>
            </w:tcBorders>
          </w:tcPr>
          <w:p w14:paraId="548C98B2" w14:textId="77777777" w:rsidR="000F2716" w:rsidRDefault="0075054F">
            <w:pPr>
              <w:spacing w:after="0" w:line="259" w:lineRule="auto"/>
              <w:ind w:left="120" w:firstLine="0"/>
              <w:jc w:val="left"/>
            </w:pPr>
            <w:r>
              <w:rPr>
                <w:i/>
                <w:sz w:val="18"/>
              </w:rPr>
              <w:t>Radiative heat transfer percentage (Convective pass)</w:t>
            </w:r>
          </w:p>
        </w:tc>
        <w:tc>
          <w:tcPr>
            <w:tcW w:w="2105" w:type="dxa"/>
            <w:tcBorders>
              <w:top w:val="single" w:sz="4" w:space="0" w:color="000000"/>
              <w:left w:val="nil"/>
              <w:bottom w:val="single" w:sz="4" w:space="0" w:color="000000"/>
              <w:right w:val="nil"/>
            </w:tcBorders>
          </w:tcPr>
          <w:p w14:paraId="30CAC04D" w14:textId="77777777" w:rsidR="000F2716" w:rsidRDefault="000F2716">
            <w:pPr>
              <w:spacing w:after="160" w:line="259" w:lineRule="auto"/>
              <w:ind w:firstLine="0"/>
              <w:jc w:val="left"/>
            </w:pPr>
          </w:p>
        </w:tc>
        <w:tc>
          <w:tcPr>
            <w:tcW w:w="1963" w:type="dxa"/>
            <w:tcBorders>
              <w:top w:val="single" w:sz="4" w:space="0" w:color="000000"/>
              <w:left w:val="nil"/>
              <w:bottom w:val="single" w:sz="4" w:space="0" w:color="000000"/>
              <w:right w:val="nil"/>
            </w:tcBorders>
          </w:tcPr>
          <w:p w14:paraId="6D40296E" w14:textId="77777777" w:rsidR="000F2716" w:rsidRDefault="000F2716">
            <w:pPr>
              <w:spacing w:after="160" w:line="259" w:lineRule="auto"/>
              <w:ind w:firstLine="0"/>
              <w:jc w:val="left"/>
            </w:pPr>
          </w:p>
        </w:tc>
      </w:tr>
      <w:tr w:rsidR="000F2716" w14:paraId="7CABC6C0" w14:textId="77777777">
        <w:trPr>
          <w:trHeight w:val="276"/>
        </w:trPr>
        <w:tc>
          <w:tcPr>
            <w:tcW w:w="5264" w:type="dxa"/>
            <w:tcBorders>
              <w:top w:val="single" w:sz="4" w:space="0" w:color="000000"/>
              <w:left w:val="nil"/>
              <w:bottom w:val="nil"/>
              <w:right w:val="nil"/>
            </w:tcBorders>
          </w:tcPr>
          <w:p w14:paraId="0E724110" w14:textId="77777777" w:rsidR="000F2716" w:rsidRDefault="0075054F">
            <w:pPr>
              <w:tabs>
                <w:tab w:val="center" w:pos="3322"/>
              </w:tabs>
              <w:spacing w:after="0" w:line="259" w:lineRule="auto"/>
              <w:ind w:firstLine="0"/>
              <w:jc w:val="left"/>
            </w:pPr>
            <w:r>
              <w:rPr>
                <w:sz w:val="18"/>
              </w:rPr>
              <w:t>RH2</w:t>
            </w:r>
            <w:r>
              <w:rPr>
                <w:sz w:val="18"/>
              </w:rPr>
              <w:tab/>
              <w:t>52.3</w:t>
            </w:r>
          </w:p>
        </w:tc>
        <w:tc>
          <w:tcPr>
            <w:tcW w:w="2105" w:type="dxa"/>
            <w:tcBorders>
              <w:top w:val="single" w:sz="4" w:space="0" w:color="000000"/>
              <w:left w:val="nil"/>
              <w:bottom w:val="nil"/>
              <w:right w:val="nil"/>
            </w:tcBorders>
          </w:tcPr>
          <w:p w14:paraId="5036CDBD" w14:textId="77777777" w:rsidR="000F2716" w:rsidRDefault="0075054F">
            <w:pPr>
              <w:spacing w:after="0" w:line="259" w:lineRule="auto"/>
              <w:ind w:firstLine="0"/>
              <w:jc w:val="left"/>
            </w:pPr>
            <w:r>
              <w:rPr>
                <w:sz w:val="18"/>
              </w:rPr>
              <w:t>56.2</w:t>
            </w:r>
          </w:p>
        </w:tc>
        <w:tc>
          <w:tcPr>
            <w:tcW w:w="1963" w:type="dxa"/>
            <w:tcBorders>
              <w:top w:val="single" w:sz="4" w:space="0" w:color="000000"/>
              <w:left w:val="nil"/>
              <w:bottom w:val="nil"/>
              <w:right w:val="nil"/>
            </w:tcBorders>
          </w:tcPr>
          <w:p w14:paraId="617FBE13" w14:textId="77777777" w:rsidR="000F2716" w:rsidRDefault="0075054F">
            <w:pPr>
              <w:spacing w:after="0" w:line="259" w:lineRule="auto"/>
              <w:ind w:firstLine="0"/>
              <w:jc w:val="left"/>
            </w:pPr>
            <w:r>
              <w:rPr>
                <w:sz w:val="18"/>
              </w:rPr>
              <w:t>50.3</w:t>
            </w:r>
          </w:p>
        </w:tc>
      </w:tr>
      <w:tr w:rsidR="000F2716" w14:paraId="0C5E4FB6" w14:textId="77777777">
        <w:trPr>
          <w:trHeight w:val="219"/>
        </w:trPr>
        <w:tc>
          <w:tcPr>
            <w:tcW w:w="5264" w:type="dxa"/>
            <w:tcBorders>
              <w:top w:val="nil"/>
              <w:left w:val="nil"/>
              <w:bottom w:val="nil"/>
              <w:right w:val="nil"/>
            </w:tcBorders>
          </w:tcPr>
          <w:p w14:paraId="64F4AA82" w14:textId="77777777" w:rsidR="000F2716" w:rsidRDefault="0075054F">
            <w:pPr>
              <w:tabs>
                <w:tab w:val="center" w:pos="3322"/>
              </w:tabs>
              <w:spacing w:after="0" w:line="259" w:lineRule="auto"/>
              <w:ind w:firstLine="0"/>
              <w:jc w:val="left"/>
            </w:pPr>
            <w:r>
              <w:rPr>
                <w:sz w:val="18"/>
              </w:rPr>
              <w:lastRenderedPageBreak/>
              <w:t>SH1</w:t>
            </w:r>
            <w:r>
              <w:rPr>
                <w:sz w:val="18"/>
              </w:rPr>
              <w:tab/>
              <w:t>46.3</w:t>
            </w:r>
          </w:p>
        </w:tc>
        <w:tc>
          <w:tcPr>
            <w:tcW w:w="2105" w:type="dxa"/>
            <w:tcBorders>
              <w:top w:val="nil"/>
              <w:left w:val="nil"/>
              <w:bottom w:val="nil"/>
              <w:right w:val="nil"/>
            </w:tcBorders>
          </w:tcPr>
          <w:p w14:paraId="193E39AF" w14:textId="77777777" w:rsidR="000F2716" w:rsidRDefault="0075054F">
            <w:pPr>
              <w:spacing w:after="0" w:line="259" w:lineRule="auto"/>
              <w:ind w:firstLine="0"/>
              <w:jc w:val="left"/>
            </w:pPr>
            <w:r>
              <w:rPr>
                <w:sz w:val="18"/>
              </w:rPr>
              <w:t>49.8</w:t>
            </w:r>
          </w:p>
        </w:tc>
        <w:tc>
          <w:tcPr>
            <w:tcW w:w="1963" w:type="dxa"/>
            <w:tcBorders>
              <w:top w:val="nil"/>
              <w:left w:val="nil"/>
              <w:bottom w:val="nil"/>
              <w:right w:val="nil"/>
            </w:tcBorders>
          </w:tcPr>
          <w:p w14:paraId="0337BD1A" w14:textId="77777777" w:rsidR="000F2716" w:rsidRDefault="0075054F">
            <w:pPr>
              <w:spacing w:after="0" w:line="259" w:lineRule="auto"/>
              <w:ind w:firstLine="0"/>
              <w:jc w:val="left"/>
            </w:pPr>
            <w:r>
              <w:rPr>
                <w:sz w:val="18"/>
              </w:rPr>
              <w:t>47.2</w:t>
            </w:r>
          </w:p>
        </w:tc>
      </w:tr>
      <w:tr w:rsidR="000F2716" w14:paraId="6D916B72" w14:textId="77777777">
        <w:trPr>
          <w:trHeight w:val="219"/>
        </w:trPr>
        <w:tc>
          <w:tcPr>
            <w:tcW w:w="5264" w:type="dxa"/>
            <w:tcBorders>
              <w:top w:val="nil"/>
              <w:left w:val="nil"/>
              <w:bottom w:val="nil"/>
              <w:right w:val="nil"/>
            </w:tcBorders>
          </w:tcPr>
          <w:p w14:paraId="1924B49E" w14:textId="77777777" w:rsidR="000F2716" w:rsidRDefault="0075054F">
            <w:pPr>
              <w:tabs>
                <w:tab w:val="center" w:pos="3322"/>
              </w:tabs>
              <w:spacing w:after="0" w:line="259" w:lineRule="auto"/>
              <w:ind w:firstLine="0"/>
              <w:jc w:val="left"/>
            </w:pPr>
            <w:r>
              <w:rPr>
                <w:sz w:val="18"/>
              </w:rPr>
              <w:t>RH1</w:t>
            </w:r>
            <w:r>
              <w:rPr>
                <w:sz w:val="18"/>
              </w:rPr>
              <w:tab/>
              <w:t>21.3</w:t>
            </w:r>
          </w:p>
        </w:tc>
        <w:tc>
          <w:tcPr>
            <w:tcW w:w="2105" w:type="dxa"/>
            <w:tcBorders>
              <w:top w:val="nil"/>
              <w:left w:val="nil"/>
              <w:bottom w:val="nil"/>
              <w:right w:val="nil"/>
            </w:tcBorders>
          </w:tcPr>
          <w:p w14:paraId="3031BE0C" w14:textId="77777777" w:rsidR="000F2716" w:rsidRDefault="0075054F">
            <w:pPr>
              <w:spacing w:after="0" w:line="259" w:lineRule="auto"/>
              <w:ind w:firstLine="0"/>
              <w:jc w:val="left"/>
            </w:pPr>
            <w:r>
              <w:rPr>
                <w:sz w:val="18"/>
              </w:rPr>
              <w:t>26.7</w:t>
            </w:r>
          </w:p>
        </w:tc>
        <w:tc>
          <w:tcPr>
            <w:tcW w:w="1963" w:type="dxa"/>
            <w:tcBorders>
              <w:top w:val="nil"/>
              <w:left w:val="nil"/>
              <w:bottom w:val="nil"/>
              <w:right w:val="nil"/>
            </w:tcBorders>
          </w:tcPr>
          <w:p w14:paraId="7F54A6D6" w14:textId="77777777" w:rsidR="000F2716" w:rsidRDefault="0075054F">
            <w:pPr>
              <w:spacing w:after="0" w:line="259" w:lineRule="auto"/>
              <w:ind w:firstLine="0"/>
              <w:jc w:val="left"/>
            </w:pPr>
            <w:r>
              <w:rPr>
                <w:sz w:val="18"/>
              </w:rPr>
              <w:t>18.2</w:t>
            </w:r>
          </w:p>
        </w:tc>
      </w:tr>
      <w:tr w:rsidR="000F2716" w14:paraId="658AE679" w14:textId="77777777" w:rsidTr="00C9783F">
        <w:trPr>
          <w:trHeight w:val="265"/>
        </w:trPr>
        <w:tc>
          <w:tcPr>
            <w:tcW w:w="5264" w:type="dxa"/>
            <w:tcBorders>
              <w:top w:val="nil"/>
              <w:left w:val="nil"/>
              <w:bottom w:val="single" w:sz="4" w:space="0" w:color="auto"/>
              <w:right w:val="nil"/>
            </w:tcBorders>
          </w:tcPr>
          <w:p w14:paraId="7ED3D4D8" w14:textId="77777777" w:rsidR="000F2716" w:rsidRDefault="0075054F">
            <w:pPr>
              <w:tabs>
                <w:tab w:val="center" w:pos="3276"/>
              </w:tabs>
              <w:spacing w:after="0" w:line="259" w:lineRule="auto"/>
              <w:ind w:firstLine="0"/>
              <w:jc w:val="left"/>
            </w:pPr>
            <w:r>
              <w:rPr>
                <w:sz w:val="18"/>
              </w:rPr>
              <w:t>ECO</w:t>
            </w:r>
            <w:r>
              <w:rPr>
                <w:sz w:val="18"/>
              </w:rPr>
              <w:tab/>
              <w:t>6.7</w:t>
            </w:r>
          </w:p>
        </w:tc>
        <w:tc>
          <w:tcPr>
            <w:tcW w:w="2105" w:type="dxa"/>
            <w:tcBorders>
              <w:top w:val="nil"/>
              <w:left w:val="nil"/>
              <w:bottom w:val="single" w:sz="4" w:space="0" w:color="auto"/>
              <w:right w:val="nil"/>
            </w:tcBorders>
          </w:tcPr>
          <w:p w14:paraId="1F9959FB" w14:textId="77777777" w:rsidR="000F2716" w:rsidRDefault="0075054F">
            <w:pPr>
              <w:spacing w:after="0" w:line="259" w:lineRule="auto"/>
              <w:ind w:firstLine="0"/>
              <w:jc w:val="left"/>
            </w:pPr>
            <w:r>
              <w:rPr>
                <w:sz w:val="18"/>
              </w:rPr>
              <w:t>8.3</w:t>
            </w:r>
          </w:p>
        </w:tc>
        <w:tc>
          <w:tcPr>
            <w:tcW w:w="1963" w:type="dxa"/>
            <w:tcBorders>
              <w:top w:val="nil"/>
              <w:left w:val="nil"/>
              <w:bottom w:val="single" w:sz="4" w:space="0" w:color="auto"/>
              <w:right w:val="nil"/>
            </w:tcBorders>
          </w:tcPr>
          <w:p w14:paraId="591DC13B" w14:textId="77777777" w:rsidR="000F2716" w:rsidRDefault="0075054F">
            <w:pPr>
              <w:spacing w:after="0" w:line="259" w:lineRule="auto"/>
              <w:ind w:firstLine="0"/>
              <w:jc w:val="left"/>
            </w:pPr>
            <w:r>
              <w:rPr>
                <w:sz w:val="18"/>
              </w:rPr>
              <w:t>5.4</w:t>
            </w:r>
          </w:p>
        </w:tc>
      </w:tr>
      <w:tr w:rsidR="00C9783F" w14:paraId="49A126B0" w14:textId="77777777" w:rsidTr="00C9783F">
        <w:trPr>
          <w:trHeight w:val="265"/>
        </w:trPr>
        <w:tc>
          <w:tcPr>
            <w:tcW w:w="5264" w:type="dxa"/>
            <w:tcBorders>
              <w:top w:val="single" w:sz="4" w:space="0" w:color="auto"/>
              <w:left w:val="nil"/>
              <w:bottom w:val="single" w:sz="4" w:space="0" w:color="FFFFFF" w:themeColor="background1"/>
              <w:right w:val="nil"/>
            </w:tcBorders>
          </w:tcPr>
          <w:p w14:paraId="2065979C" w14:textId="77777777" w:rsidR="00C9783F" w:rsidRDefault="00C9783F">
            <w:pPr>
              <w:tabs>
                <w:tab w:val="center" w:pos="3276"/>
              </w:tabs>
              <w:spacing w:after="0" w:line="259" w:lineRule="auto"/>
              <w:ind w:firstLine="0"/>
              <w:jc w:val="left"/>
              <w:rPr>
                <w:sz w:val="18"/>
              </w:rPr>
            </w:pPr>
          </w:p>
        </w:tc>
        <w:tc>
          <w:tcPr>
            <w:tcW w:w="2105" w:type="dxa"/>
            <w:tcBorders>
              <w:top w:val="single" w:sz="4" w:space="0" w:color="auto"/>
              <w:left w:val="nil"/>
              <w:bottom w:val="single" w:sz="4" w:space="0" w:color="FFFFFF" w:themeColor="background1"/>
              <w:right w:val="nil"/>
            </w:tcBorders>
          </w:tcPr>
          <w:p w14:paraId="74760732" w14:textId="77777777" w:rsidR="00C9783F" w:rsidRDefault="00C9783F">
            <w:pPr>
              <w:spacing w:after="0" w:line="259" w:lineRule="auto"/>
              <w:ind w:firstLine="0"/>
              <w:jc w:val="left"/>
              <w:rPr>
                <w:sz w:val="18"/>
              </w:rPr>
            </w:pPr>
          </w:p>
        </w:tc>
        <w:tc>
          <w:tcPr>
            <w:tcW w:w="1963" w:type="dxa"/>
            <w:tcBorders>
              <w:top w:val="single" w:sz="4" w:space="0" w:color="auto"/>
              <w:left w:val="nil"/>
              <w:bottom w:val="single" w:sz="4" w:space="0" w:color="FFFFFF" w:themeColor="background1"/>
              <w:right w:val="nil"/>
            </w:tcBorders>
          </w:tcPr>
          <w:p w14:paraId="6EFF0CF6" w14:textId="77777777" w:rsidR="00C9783F" w:rsidRDefault="00C9783F">
            <w:pPr>
              <w:spacing w:after="0" w:line="259" w:lineRule="auto"/>
              <w:ind w:firstLine="0"/>
              <w:jc w:val="left"/>
              <w:rPr>
                <w:sz w:val="18"/>
              </w:rPr>
            </w:pPr>
          </w:p>
        </w:tc>
      </w:tr>
    </w:tbl>
    <w:p w14:paraId="1CB89B55" w14:textId="77777777" w:rsidR="000F2716" w:rsidRDefault="0075054F">
      <w:pPr>
        <w:spacing w:after="13" w:line="259" w:lineRule="auto"/>
        <w:ind w:firstLine="0"/>
        <w:jc w:val="left"/>
      </w:pPr>
      <w:r>
        <w:rPr>
          <w:noProof/>
          <w:sz w:val="22"/>
        </w:rPr>
        <mc:AlternateContent>
          <mc:Choice Requires="wpg">
            <w:drawing>
              <wp:inline distT="0" distB="0" distL="0" distR="0" wp14:anchorId="75E05D98" wp14:editId="3B737DD7">
                <wp:extent cx="5925577" cy="1530008"/>
                <wp:effectExtent l="0" t="0" r="0" b="0"/>
                <wp:docPr id="26842" name="Group 26842"/>
                <wp:cNvGraphicFramePr/>
                <a:graphic xmlns:a="http://schemas.openxmlformats.org/drawingml/2006/main">
                  <a:graphicData uri="http://schemas.microsoft.com/office/word/2010/wordprocessingGroup">
                    <wpg:wgp>
                      <wpg:cNvGrpSpPr/>
                      <wpg:grpSpPr>
                        <a:xfrm>
                          <a:off x="0" y="0"/>
                          <a:ext cx="5925577" cy="1530008"/>
                          <a:chOff x="0" y="0"/>
                          <a:chExt cx="5925577" cy="1530008"/>
                        </a:xfrm>
                      </wpg:grpSpPr>
                      <pic:pic xmlns:pic="http://schemas.openxmlformats.org/drawingml/2006/picture">
                        <pic:nvPicPr>
                          <pic:cNvPr id="2378" name="Picture 2378"/>
                          <pic:cNvPicPr/>
                        </pic:nvPicPr>
                        <pic:blipFill>
                          <a:blip r:embed="rId38"/>
                          <a:stretch>
                            <a:fillRect/>
                          </a:stretch>
                        </pic:blipFill>
                        <pic:spPr>
                          <a:xfrm>
                            <a:off x="0" y="0"/>
                            <a:ext cx="1955332" cy="1530008"/>
                          </a:xfrm>
                          <a:prstGeom prst="rect">
                            <a:avLst/>
                          </a:prstGeom>
                        </pic:spPr>
                      </pic:pic>
                      <pic:pic xmlns:pic="http://schemas.openxmlformats.org/drawingml/2006/picture">
                        <pic:nvPicPr>
                          <pic:cNvPr id="2381" name="Picture 2381"/>
                          <pic:cNvPicPr/>
                        </pic:nvPicPr>
                        <pic:blipFill>
                          <a:blip r:embed="rId39"/>
                          <a:stretch>
                            <a:fillRect/>
                          </a:stretch>
                        </pic:blipFill>
                        <pic:spPr>
                          <a:xfrm>
                            <a:off x="1985061" y="28"/>
                            <a:ext cx="1955332" cy="1529980"/>
                          </a:xfrm>
                          <a:prstGeom prst="rect">
                            <a:avLst/>
                          </a:prstGeom>
                        </pic:spPr>
                      </pic:pic>
                      <pic:pic xmlns:pic="http://schemas.openxmlformats.org/drawingml/2006/picture">
                        <pic:nvPicPr>
                          <pic:cNvPr id="2384" name="Picture 2384"/>
                          <pic:cNvPicPr/>
                        </pic:nvPicPr>
                        <pic:blipFill>
                          <a:blip r:embed="rId40"/>
                          <a:stretch>
                            <a:fillRect/>
                          </a:stretch>
                        </pic:blipFill>
                        <pic:spPr>
                          <a:xfrm>
                            <a:off x="3970135" y="41"/>
                            <a:ext cx="1955442" cy="1529966"/>
                          </a:xfrm>
                          <a:prstGeom prst="rect">
                            <a:avLst/>
                          </a:prstGeom>
                        </pic:spPr>
                      </pic:pic>
                    </wpg:wgp>
                  </a:graphicData>
                </a:graphic>
              </wp:inline>
            </w:drawing>
          </mc:Choice>
          <mc:Fallback xmlns:a="http://schemas.openxmlformats.org/drawingml/2006/main">
            <w:pict>
              <v:group id="Group 26842" style="width:466.581pt;height:120.473pt;mso-position-horizontal-relative:char;mso-position-vertical-relative:line" coordsize="59255,15300">
                <v:shape id="Picture 2378" style="position:absolute;width:19553;height:15300;left:0;top:0;" filled="f">
                  <v:imagedata r:id="rId41"/>
                </v:shape>
                <v:shape id="Picture 2381" style="position:absolute;width:19553;height:15299;left:19850;top:0;" filled="f">
                  <v:imagedata r:id="rId42"/>
                </v:shape>
                <v:shape id="Picture 2384" style="position:absolute;width:19554;height:15299;left:39701;top:0;" filled="f">
                  <v:imagedata r:id="rId43"/>
                </v:shape>
              </v:group>
            </w:pict>
          </mc:Fallback>
        </mc:AlternateContent>
      </w:r>
    </w:p>
    <w:p w14:paraId="712BCA84"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w:t>
      </w:r>
      <w:r>
        <w:rPr>
          <w:sz w:val="18"/>
        </w:rPr>
        <w:tab/>
        <w:t>(b)</w:t>
      </w:r>
      <w:r>
        <w:rPr>
          <w:sz w:val="18"/>
        </w:rPr>
        <w:tab/>
        <w:t>(c)</w:t>
      </w:r>
    </w:p>
    <w:p w14:paraId="38052476" w14:textId="7F2A8365" w:rsidR="000F2716" w:rsidRDefault="0075054F" w:rsidP="00C9783F">
      <w:pPr>
        <w:spacing w:after="0" w:line="261" w:lineRule="auto"/>
        <w:ind w:left="-5" w:hanging="10"/>
        <w:jc w:val="left"/>
        <w:rPr>
          <w:sz w:val="18"/>
        </w:rPr>
      </w:pPr>
      <w:r>
        <w:rPr>
          <w:sz w:val="18"/>
        </w:rPr>
        <w:t>Figure 1</w:t>
      </w:r>
      <w:ins w:id="304" w:author="Brad Rawlins" w:date="2022-03-08T11:49:00Z">
        <w:r w:rsidR="007B421E">
          <w:rPr>
            <w:sz w:val="18"/>
          </w:rPr>
          <w:t>2</w:t>
        </w:r>
      </w:ins>
      <w:del w:id="305" w:author="Brad Rawlins" w:date="2022-03-08T11:49:00Z">
        <w:r w:rsidDel="007B421E">
          <w:rPr>
            <w:sz w:val="18"/>
          </w:rPr>
          <w:delText>1</w:delText>
        </w:r>
      </w:del>
      <w:r>
        <w:rPr>
          <w:sz w:val="18"/>
        </w:rPr>
        <w:t>: Integrated base, high-</w:t>
      </w:r>
      <w:proofErr w:type="gramStart"/>
      <w:r>
        <w:rPr>
          <w:sz w:val="18"/>
        </w:rPr>
        <w:t>ash</w:t>
      </w:r>
      <w:proofErr w:type="gramEnd"/>
      <w:r>
        <w:rPr>
          <w:sz w:val="18"/>
        </w:rPr>
        <w:t xml:space="preserve"> and high-moisture case study comparison for; (a) the various heat exchangers, (b) the steam exit and generation flowrates, and (c) the required attemperator flowrates to maintain operational integrity</w:t>
      </w:r>
    </w:p>
    <w:p w14:paraId="19F61127" w14:textId="77777777" w:rsidR="00C9783F" w:rsidRDefault="00C9783F" w:rsidP="00C9783F">
      <w:pPr>
        <w:spacing w:after="0" w:line="261" w:lineRule="auto"/>
        <w:ind w:left="-5" w:hanging="10"/>
        <w:jc w:val="left"/>
      </w:pPr>
    </w:p>
    <w:p w14:paraId="38549C1C" w14:textId="77777777" w:rsidR="000F2716" w:rsidRDefault="0075054F">
      <w:pPr>
        <w:pStyle w:val="Heading1"/>
        <w:ind w:left="284" w:hanging="299"/>
      </w:pPr>
      <w:r>
        <w:t>Conclusion</w:t>
      </w:r>
    </w:p>
    <w:p w14:paraId="20F59E76" w14:textId="77777777" w:rsidR="000F2716" w:rsidRDefault="0075054F">
      <w:pPr>
        <w:spacing w:after="3" w:line="265" w:lineRule="auto"/>
        <w:ind w:left="10" w:right="-15" w:hanging="10"/>
        <w:jc w:val="right"/>
      </w:pPr>
      <w:r>
        <w:t>The present work establishes the basis for utilizing an integrated data-driven surrogate and 1D process model to</w:t>
      </w:r>
    </w:p>
    <w:p w14:paraId="09CCE8DE" w14:textId="3D9D1883" w:rsidR="000F2716" w:rsidRDefault="0075054F">
      <w:pPr>
        <w:ind w:left="-15" w:firstLine="0"/>
      </w:pPr>
      <w:r>
        <w:t xml:space="preserve">investigate the operational response for a 620 </w:t>
      </w:r>
      <w:r w:rsidR="00C9783F">
        <w:t xml:space="preserve">MWe </w:t>
      </w:r>
      <w:r>
        <w:t>utility scale boiler.</w:t>
      </w:r>
    </w:p>
    <w:p w14:paraId="150E3184" w14:textId="3EEB3B5C" w:rsidR="000F2716" w:rsidRDefault="0075054F">
      <w:pPr>
        <w:ind w:left="-15"/>
      </w:pPr>
      <w:r>
        <w:t>A data-driven surrogate modelling approach for a utility scale boiler using CFD simulations was presented that can predict the various parameters needed to capture the combustion heat transfer characteristics. These include the heat loads to the furnace and radiative pass components, and the flue-gas characteristics entering the convective pass, which include predictions of the temperature, species mass fractions and the radiation intensity. Training and testing datasets were generated using a 3-dimensional (3D) CFD model of the 620</w:t>
      </w:r>
      <w:r w:rsidR="00C9783F">
        <w:t xml:space="preserve"> MWe </w:t>
      </w:r>
      <w:r>
        <w:t xml:space="preserve">utility scale boiler under investigation. A total of 180 different CFD simulation cases were performed, where the input variables of Table </w:t>
      </w:r>
      <w:r>
        <w:rPr>
          <w:color w:val="2F4F4F"/>
        </w:rPr>
        <w:t xml:space="preserve">2 </w:t>
      </w:r>
      <w:r>
        <w:t>were varied.</w:t>
      </w:r>
    </w:p>
    <w:p w14:paraId="5C8E5684" w14:textId="78A5673A" w:rsidR="000F2716" w:rsidRDefault="0075054F">
      <w:pPr>
        <w:ind w:left="-15"/>
      </w:pPr>
      <w:r>
        <w:t xml:space="preserve">It was found that the best surrogate model architecture was the use of </w:t>
      </w:r>
      <w:r w:rsidR="00AA3FD0">
        <w:t>an</w:t>
      </w:r>
      <w:r>
        <w:t xml:space="preserve"> MLP-MDN configuration, allowing for uncertainty to be predicted. The configuration comprised of </w:t>
      </w:r>
      <w:r w:rsidR="00AA3FD0">
        <w:t>an</w:t>
      </w:r>
      <w:r>
        <w:t xml:space="preserve"> MLP-MDN network consisting of 4 hidden layers each containing 80 neurons and 3 normal output distributions while using a learning rate of</w:t>
      </w:r>
      <w:r w:rsidR="00A56163">
        <w:t xml:space="preserve">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oMath>
      <w:r>
        <w:t>and batch size of 32. The MLP-MDN network illustrated that approximately 80-85% of the model predictions had MAPEs below 10%. The added benefit was the prediction of the uncertainty.</w:t>
      </w:r>
    </w:p>
    <w:p w14:paraId="5B99DD51" w14:textId="6DC4C1C7" w:rsidR="000F2716" w:rsidRDefault="0075054F">
      <w:pPr>
        <w:ind w:left="-15"/>
      </w:pPr>
      <w:r>
        <w:t xml:space="preserve">A validation case study was performed using the integrated model for a wide range of operational loads. The model results were compared to the measured thermal response for all load cases. The resolution of the heat loads, steam flowrates and </w:t>
      </w:r>
      <w:r w:rsidR="00C9783F">
        <w:t>attemperator</w:t>
      </w:r>
      <w:r>
        <w:t xml:space="preserve"> flowrates resulted in a maximum error discrepancy of 7%, highlighting the </w:t>
      </w:r>
      <w:r w:rsidR="00C9783F">
        <w:t>model’s</w:t>
      </w:r>
      <w:r>
        <w:t xml:space="preserve"> sufficient accuracy of the key parameters. Using the Monet Carlo </w:t>
      </w:r>
      <w:r w:rsidR="00C9783F">
        <w:t>method,</w:t>
      </w:r>
      <w:r>
        <w:t xml:space="preserve"> the uncertainty predictions could be diffused through the integrated model, adding valuable insight into the operational limits of the model.</w:t>
      </w:r>
    </w:p>
    <w:p w14:paraId="38CC64B0" w14:textId="1038E027" w:rsidR="000F2716" w:rsidRDefault="0075054F">
      <w:pPr>
        <w:ind w:left="-15"/>
      </w:pPr>
      <w:r>
        <w:t xml:space="preserve">The subsequent analysis results investigated the using of </w:t>
      </w:r>
      <w:r w:rsidR="00C9783F">
        <w:t>poor-quality</w:t>
      </w:r>
      <w:r>
        <w:t xml:space="preserve"> fuels at 100% MCR operation. The results highlight the drop in performance due to the fuel quality resulting in a substantial decrease in boiler efficiency. Using a high-ash fuel can result in a higher exit flue-gas temperature resulting in a marginal increase in performance of the convective pass heat exchangers when compared to the high moisture fuel. </w:t>
      </w:r>
      <w:r w:rsidR="00C9783F">
        <w:t>However,</w:t>
      </w:r>
      <w:r>
        <w:t xml:space="preserve"> the increase in particle loading increases the likelihood of ash deposition occurring.</w:t>
      </w:r>
    </w:p>
    <w:p w14:paraId="143F7BDF" w14:textId="3027BF1B" w:rsidR="000F2716" w:rsidRDefault="0075054F">
      <w:pPr>
        <w:spacing w:after="373"/>
        <w:ind w:left="-15"/>
      </w:pPr>
      <w:r>
        <w:t xml:space="preserve">The current work has shown that it is possible to adequately resolve the thermal-hydraulic response of a utility scale boiler using a data-driven surrogate model based </w:t>
      </w:r>
      <w:r w:rsidR="00702B0B">
        <w:t>off</w:t>
      </w:r>
      <w:r>
        <w:t xml:space="preserve"> CFD simulation result data. The integration of the </w:t>
      </w:r>
      <w:r>
        <w:lastRenderedPageBreak/>
        <w:t>surrogate and 1-D process model is paramount in modelling the thermal response and provides valuable operational insight for various load cases. The use of the model also provides a fast turn around and significant reduction in computational time when compared to co-simulation models using a combination of CFD and process modelling.</w:t>
      </w:r>
    </w:p>
    <w:p w14:paraId="627FDBDF" w14:textId="77777777" w:rsidR="000F2716" w:rsidRDefault="0075054F">
      <w:pPr>
        <w:pStyle w:val="Heading1"/>
        <w:numPr>
          <w:ilvl w:val="0"/>
          <w:numId w:val="0"/>
        </w:numPr>
        <w:ind w:left="-5"/>
      </w:pPr>
      <w:proofErr w:type="spellStart"/>
      <w:r>
        <w:t>CRediT</w:t>
      </w:r>
      <w:proofErr w:type="spellEnd"/>
      <w:r>
        <w:t xml:space="preserve"> authorship contribution statement</w:t>
      </w:r>
    </w:p>
    <w:p w14:paraId="5E22ED40" w14:textId="46560860" w:rsidR="000F2716" w:rsidRDefault="00A74957" w:rsidP="00702B0B">
      <w:pPr>
        <w:spacing w:after="0" w:line="276" w:lineRule="auto"/>
        <w:ind w:left="-15" w:firstLine="0"/>
      </w:pPr>
      <w:r w:rsidRPr="00A74957">
        <w:rPr>
          <w:b/>
          <w:bCs/>
        </w:rPr>
        <w:t>Brad Rawlins:</w:t>
      </w:r>
      <w:r>
        <w:t xml:space="preserve"> </w:t>
      </w:r>
      <w:r w:rsidR="0075054F">
        <w:t>Methodology, Software, Validation, Formal analysis, Investigation,</w:t>
      </w:r>
      <w:r>
        <w:t xml:space="preserve"> </w:t>
      </w:r>
      <w:r w:rsidR="0075054F">
        <w:t xml:space="preserve">Writing original draft, </w:t>
      </w:r>
      <w:r w:rsidR="00702B0B">
        <w:t>V</w:t>
      </w:r>
      <w:r w:rsidR="0075054F">
        <w:t xml:space="preserve">isualization. </w:t>
      </w:r>
      <w:r w:rsidR="0075054F">
        <w:rPr>
          <w:b/>
          <w:sz w:val="31"/>
          <w:vertAlign w:val="subscript"/>
        </w:rPr>
        <w:t xml:space="preserve">Ryno Laubscher: </w:t>
      </w:r>
      <w:r w:rsidR="0075054F">
        <w:t xml:space="preserve">Writing review &amp; editing, Methodology, Resources, Conceptualization. </w:t>
      </w:r>
      <w:r w:rsidR="0075054F">
        <w:rPr>
          <w:b/>
        </w:rPr>
        <w:t xml:space="preserve">Pieter Rousseau: </w:t>
      </w:r>
      <w:r w:rsidR="0075054F">
        <w:t>Writing review &amp; editing, Resources, Conceptualization.</w:t>
      </w:r>
    </w:p>
    <w:p w14:paraId="6D8C2DEE" w14:textId="77777777" w:rsidR="00C9783F" w:rsidRPr="00A74957" w:rsidRDefault="00C9783F" w:rsidP="00702B0B">
      <w:pPr>
        <w:spacing w:after="0" w:line="276" w:lineRule="auto"/>
        <w:ind w:left="-15" w:firstLine="0"/>
        <w:rPr>
          <w:b/>
          <w:sz w:val="31"/>
          <w:vertAlign w:val="superscript"/>
        </w:rPr>
      </w:pPr>
    </w:p>
    <w:p w14:paraId="7CF49806" w14:textId="77777777" w:rsidR="000F2716" w:rsidRDefault="0075054F">
      <w:pPr>
        <w:pStyle w:val="Heading1"/>
        <w:numPr>
          <w:ilvl w:val="0"/>
          <w:numId w:val="0"/>
        </w:numPr>
        <w:ind w:left="-5"/>
      </w:pPr>
      <w:r>
        <w:t>References</w:t>
      </w:r>
    </w:p>
    <w:p w14:paraId="4E790DF9" w14:textId="77777777" w:rsidR="000F2716" w:rsidRDefault="0075054F">
      <w:pPr>
        <w:numPr>
          <w:ilvl w:val="0"/>
          <w:numId w:val="2"/>
        </w:numPr>
        <w:spacing w:after="3" w:line="252" w:lineRule="auto"/>
        <w:ind w:hanging="365"/>
        <w:jc w:val="left"/>
      </w:pPr>
      <w:r>
        <w:rPr>
          <w:sz w:val="16"/>
        </w:rPr>
        <w:t>P. Rousseau, R. Laubscher, Analysis of the impact of coal quality on the heat transfer distribution in a high-ash pulverized coal boiler using co-simulation, Energy 198 (2020) 117343.</w:t>
      </w:r>
    </w:p>
    <w:p w14:paraId="1519E399" w14:textId="77777777" w:rsidR="000F2716" w:rsidRDefault="0075054F">
      <w:pPr>
        <w:numPr>
          <w:ilvl w:val="0"/>
          <w:numId w:val="2"/>
        </w:numPr>
        <w:spacing w:after="3" w:line="252" w:lineRule="auto"/>
        <w:ind w:hanging="365"/>
        <w:jc w:val="left"/>
      </w:pPr>
      <w:r>
        <w:rPr>
          <w:sz w:val="16"/>
        </w:rPr>
        <w:t xml:space="preserve">S. M. </w:t>
      </w:r>
      <w:proofErr w:type="spellStart"/>
      <w:r>
        <w:rPr>
          <w:sz w:val="16"/>
        </w:rPr>
        <w:t>Safdarnejad</w:t>
      </w:r>
      <w:proofErr w:type="spellEnd"/>
      <w:r>
        <w:rPr>
          <w:sz w:val="16"/>
        </w:rPr>
        <w:t xml:space="preserve">, J. F. Tuttle, K. M. Powell, Dynamic </w:t>
      </w:r>
      <w:proofErr w:type="spellStart"/>
      <w:r>
        <w:rPr>
          <w:sz w:val="16"/>
        </w:rPr>
        <w:t>modeling</w:t>
      </w:r>
      <w:proofErr w:type="spellEnd"/>
      <w:r>
        <w:rPr>
          <w:sz w:val="16"/>
        </w:rPr>
        <w:t xml:space="preserve"> and optimization of a coal-fired utility boiler to forecast and minimize NOx and CO emissions simultaneously, Computers and Chemical Engineering 124 (2019) 62–79.</w:t>
      </w:r>
    </w:p>
    <w:p w14:paraId="1D3D2BC4" w14:textId="77777777" w:rsidR="000F2716" w:rsidRDefault="0075054F">
      <w:pPr>
        <w:numPr>
          <w:ilvl w:val="0"/>
          <w:numId w:val="2"/>
        </w:numPr>
        <w:spacing w:after="3" w:line="252" w:lineRule="auto"/>
        <w:ind w:hanging="365"/>
        <w:jc w:val="left"/>
      </w:pPr>
      <w:r>
        <w:rPr>
          <w:sz w:val="16"/>
        </w:rPr>
        <w:t xml:space="preserve">N. </w:t>
      </w:r>
      <w:proofErr w:type="spellStart"/>
      <w:r>
        <w:rPr>
          <w:sz w:val="16"/>
        </w:rPr>
        <w:t>Modliński</w:t>
      </w:r>
      <w:proofErr w:type="spellEnd"/>
      <w:r>
        <w:rPr>
          <w:sz w:val="16"/>
        </w:rPr>
        <w:t xml:space="preserve">, K. </w:t>
      </w:r>
      <w:proofErr w:type="spellStart"/>
      <w:r>
        <w:rPr>
          <w:sz w:val="16"/>
        </w:rPr>
        <w:t>Szczepanek</w:t>
      </w:r>
      <w:proofErr w:type="spellEnd"/>
      <w:r>
        <w:rPr>
          <w:sz w:val="16"/>
        </w:rPr>
        <w:t xml:space="preserve">, D. </w:t>
      </w:r>
      <w:proofErr w:type="spellStart"/>
      <w:r>
        <w:rPr>
          <w:sz w:val="16"/>
        </w:rPr>
        <w:t>Nabagło</w:t>
      </w:r>
      <w:proofErr w:type="spellEnd"/>
      <w:r>
        <w:rPr>
          <w:sz w:val="16"/>
        </w:rPr>
        <w:t xml:space="preserve">, P. Madejski, Z. </w:t>
      </w:r>
      <w:proofErr w:type="spellStart"/>
      <w:r>
        <w:rPr>
          <w:sz w:val="16"/>
        </w:rPr>
        <w:t>Modliński</w:t>
      </w:r>
      <w:proofErr w:type="spellEnd"/>
      <w:r>
        <w:rPr>
          <w:sz w:val="16"/>
        </w:rPr>
        <w:t>, Mathematical procedure for predicting tube metal temperature in the second stage reheater of the operating flexibly steam boiler, Applied Thermal Engineering 146 (2019) 854–865.</w:t>
      </w:r>
    </w:p>
    <w:p w14:paraId="4EC4C71C" w14:textId="77777777" w:rsidR="000F2716" w:rsidRDefault="0075054F">
      <w:pPr>
        <w:numPr>
          <w:ilvl w:val="0"/>
          <w:numId w:val="2"/>
        </w:numPr>
        <w:spacing w:after="3" w:line="252" w:lineRule="auto"/>
        <w:ind w:hanging="365"/>
        <w:jc w:val="left"/>
      </w:pPr>
      <w:r>
        <w:rPr>
          <w:sz w:val="16"/>
        </w:rPr>
        <w:t>X. Liu, J. Zhang, H. Tan, Q. Mo, X. Wang, Y. Wang, Numerical and experimental study on co-firing of low volatile coal in a 330 MW tangentially fired boiler, Journal of the Energy Institute 96 (2021) 242–250.</w:t>
      </w:r>
    </w:p>
    <w:p w14:paraId="6E174CE5" w14:textId="77777777" w:rsidR="000F2716" w:rsidRDefault="0075054F">
      <w:pPr>
        <w:numPr>
          <w:ilvl w:val="0"/>
          <w:numId w:val="2"/>
        </w:numPr>
        <w:spacing w:after="3" w:line="252" w:lineRule="auto"/>
        <w:ind w:hanging="365"/>
        <w:jc w:val="left"/>
      </w:pPr>
      <w:r>
        <w:rPr>
          <w:sz w:val="16"/>
        </w:rPr>
        <w:t xml:space="preserve">A. </w:t>
      </w:r>
      <w:proofErr w:type="spellStart"/>
      <w:r>
        <w:rPr>
          <w:sz w:val="16"/>
        </w:rPr>
        <w:t>Dugum</w:t>
      </w:r>
      <w:proofErr w:type="spellEnd"/>
      <w:r>
        <w:rPr>
          <w:sz w:val="16"/>
        </w:rPr>
        <w:t xml:space="preserve">, K. </w:t>
      </w:r>
      <w:proofErr w:type="spellStart"/>
      <w:r>
        <w:rPr>
          <w:sz w:val="16"/>
        </w:rPr>
        <w:t>Hanjalić</w:t>
      </w:r>
      <w:proofErr w:type="spellEnd"/>
      <w:r>
        <w:rPr>
          <w:sz w:val="16"/>
        </w:rPr>
        <w:t>, Numerical simulation of coal-air mixture flow in a real double-swirl burner and implications on combustion anomalies in a utility boiler, Energy 170 (2019) 942–953.</w:t>
      </w:r>
    </w:p>
    <w:p w14:paraId="0EEDD139" w14:textId="77777777" w:rsidR="000F2716" w:rsidRDefault="0075054F">
      <w:pPr>
        <w:numPr>
          <w:ilvl w:val="0"/>
          <w:numId w:val="2"/>
        </w:numPr>
        <w:spacing w:after="3" w:line="252" w:lineRule="auto"/>
        <w:ind w:hanging="365"/>
        <w:jc w:val="left"/>
      </w:pPr>
      <w:r>
        <w:rPr>
          <w:sz w:val="16"/>
        </w:rPr>
        <w:t>J. Gu, Q. Liu, W. Zhong, A. Yu, Study on scale-up characteristics of oxy-fuel combustion in circulating fluidized bed boiler by 3D CFD simulation, Advanced Powder Technology 31 (2020) 2136–2151.</w:t>
      </w:r>
    </w:p>
    <w:p w14:paraId="54803E10" w14:textId="77777777" w:rsidR="000F2716" w:rsidRDefault="0075054F">
      <w:pPr>
        <w:numPr>
          <w:ilvl w:val="0"/>
          <w:numId w:val="2"/>
        </w:numPr>
        <w:spacing w:after="3" w:line="252" w:lineRule="auto"/>
        <w:ind w:hanging="365"/>
        <w:jc w:val="left"/>
      </w:pPr>
      <w:r>
        <w:rPr>
          <w:sz w:val="16"/>
        </w:rPr>
        <w:t>R. Laubscher, P. Rousseau, Numerical investigation on the impact of variable particle radiation properties on the heat transfer in high ash pulverized coal boiler through co-simulation, Energy 195 (2020) 117006.</w:t>
      </w:r>
    </w:p>
    <w:p w14:paraId="56D9DB28" w14:textId="77777777" w:rsidR="000F2716" w:rsidRDefault="0075054F">
      <w:pPr>
        <w:numPr>
          <w:ilvl w:val="0"/>
          <w:numId w:val="2"/>
        </w:numPr>
        <w:spacing w:after="3" w:line="252" w:lineRule="auto"/>
        <w:ind w:hanging="365"/>
        <w:jc w:val="left"/>
      </w:pPr>
      <w:r>
        <w:rPr>
          <w:sz w:val="16"/>
        </w:rPr>
        <w:t>B. Rawlins, R. Laubscher, P. Rousseau, Application of computational fluid dynamics and process modelling to investigate low-load operation of a subcritical utility-scale boiler., ASME Journal of Thermal Science and Engineering Applications (2022) 1–29.</w:t>
      </w:r>
    </w:p>
    <w:p w14:paraId="7EB96438" w14:textId="77777777" w:rsidR="000F2716" w:rsidRDefault="0075054F">
      <w:pPr>
        <w:numPr>
          <w:ilvl w:val="0"/>
          <w:numId w:val="2"/>
        </w:numPr>
        <w:spacing w:after="3" w:line="252" w:lineRule="auto"/>
        <w:ind w:hanging="365"/>
        <w:jc w:val="left"/>
      </w:pPr>
      <w:r>
        <w:rPr>
          <w:sz w:val="16"/>
        </w:rPr>
        <w:t xml:space="preserve">M. </w:t>
      </w:r>
      <w:proofErr w:type="spellStart"/>
      <w:r>
        <w:rPr>
          <w:sz w:val="16"/>
        </w:rPr>
        <w:t>Kochenderfer</w:t>
      </w:r>
      <w:proofErr w:type="spellEnd"/>
      <w:r>
        <w:rPr>
          <w:sz w:val="16"/>
        </w:rPr>
        <w:t>, T. Wheeler, Algorithms for optimization, The MIT Press, Cambridge, Massachusetts, 1 edition, 2019.</w:t>
      </w:r>
    </w:p>
    <w:p w14:paraId="2946BE9E" w14:textId="77777777" w:rsidR="000F2716" w:rsidRDefault="0075054F">
      <w:pPr>
        <w:numPr>
          <w:ilvl w:val="0"/>
          <w:numId w:val="2"/>
        </w:numPr>
        <w:spacing w:after="3" w:line="252" w:lineRule="auto"/>
        <w:ind w:hanging="365"/>
        <w:jc w:val="left"/>
      </w:pPr>
      <w:r>
        <w:rPr>
          <w:sz w:val="16"/>
        </w:rPr>
        <w:t xml:space="preserve">Y. Fei, S. Black, J. </w:t>
      </w:r>
      <w:proofErr w:type="spellStart"/>
      <w:r>
        <w:rPr>
          <w:sz w:val="16"/>
        </w:rPr>
        <w:t>Szuhánszki</w:t>
      </w:r>
      <w:proofErr w:type="spellEnd"/>
      <w:r>
        <w:rPr>
          <w:sz w:val="16"/>
        </w:rPr>
        <w:t xml:space="preserve">, L. Ma, D. B. </w:t>
      </w:r>
      <w:proofErr w:type="spellStart"/>
      <w:r>
        <w:rPr>
          <w:sz w:val="16"/>
        </w:rPr>
        <w:t>Ingham</w:t>
      </w:r>
      <w:proofErr w:type="spellEnd"/>
      <w:r>
        <w:rPr>
          <w:sz w:val="16"/>
        </w:rPr>
        <w:t xml:space="preserve">, P. J. Stanger, M. </w:t>
      </w:r>
      <w:proofErr w:type="spellStart"/>
      <w:r>
        <w:rPr>
          <w:sz w:val="16"/>
        </w:rPr>
        <w:t>Pourkashanian</w:t>
      </w:r>
      <w:proofErr w:type="spellEnd"/>
      <w:r>
        <w:rPr>
          <w:sz w:val="16"/>
        </w:rPr>
        <w:t>, Evaluation of the potential of retrofitting a coal power plant to oxy-firing using CFD and process co-simulation, Fuel Processing Technology 131 (2015) 45–58.</w:t>
      </w:r>
    </w:p>
    <w:p w14:paraId="1A0B7A0F" w14:textId="77777777" w:rsidR="000F2716" w:rsidRDefault="0075054F">
      <w:pPr>
        <w:numPr>
          <w:ilvl w:val="0"/>
          <w:numId w:val="2"/>
        </w:numPr>
        <w:spacing w:after="3" w:line="252" w:lineRule="auto"/>
        <w:ind w:hanging="365"/>
        <w:jc w:val="left"/>
      </w:pPr>
      <w:r>
        <w:rPr>
          <w:sz w:val="16"/>
        </w:rPr>
        <w:t xml:space="preserve">Y. </w:t>
      </w:r>
      <w:proofErr w:type="spellStart"/>
      <w:r>
        <w:rPr>
          <w:sz w:val="16"/>
        </w:rPr>
        <w:t>Lv</w:t>
      </w:r>
      <w:proofErr w:type="spellEnd"/>
      <w:r>
        <w:rPr>
          <w:sz w:val="16"/>
        </w:rPr>
        <w:t>, F. Hong, T. Yang, F. Fang, J. Liu, A dynamic model for the bed temperature prediction of circulating fluidized bed boilers based on least squares support vector machine with real operational data, Energy 124 (2017) 284–294.</w:t>
      </w:r>
    </w:p>
    <w:p w14:paraId="45564FF0" w14:textId="77777777" w:rsidR="000F2716" w:rsidRDefault="0075054F">
      <w:pPr>
        <w:numPr>
          <w:ilvl w:val="0"/>
          <w:numId w:val="2"/>
        </w:numPr>
        <w:spacing w:after="3" w:line="252" w:lineRule="auto"/>
        <w:ind w:hanging="365"/>
        <w:jc w:val="left"/>
      </w:pPr>
      <w:r>
        <w:rPr>
          <w:sz w:val="16"/>
        </w:rPr>
        <w:t xml:space="preserve">S. Singh, H. </w:t>
      </w:r>
      <w:proofErr w:type="spellStart"/>
      <w:r>
        <w:rPr>
          <w:sz w:val="16"/>
        </w:rPr>
        <w:t>Abbassi</w:t>
      </w:r>
      <w:proofErr w:type="spellEnd"/>
      <w:r>
        <w:rPr>
          <w:sz w:val="16"/>
        </w:rPr>
        <w:t xml:space="preserve">, 1D/3D transient HVAC thermal </w:t>
      </w:r>
      <w:proofErr w:type="spellStart"/>
      <w:r>
        <w:rPr>
          <w:sz w:val="16"/>
        </w:rPr>
        <w:t>modeling</w:t>
      </w:r>
      <w:proofErr w:type="spellEnd"/>
      <w:r>
        <w:rPr>
          <w:sz w:val="16"/>
        </w:rPr>
        <w:t xml:space="preserve"> of an off-highway machinery cabin using CFD-ANN hybrid method, Applied Thermal Engineering 135 (2018) 406–417.</w:t>
      </w:r>
    </w:p>
    <w:p w14:paraId="1B4596C3" w14:textId="77777777" w:rsidR="000F2716" w:rsidRDefault="0075054F">
      <w:pPr>
        <w:numPr>
          <w:ilvl w:val="0"/>
          <w:numId w:val="2"/>
        </w:numPr>
        <w:spacing w:after="3" w:line="252" w:lineRule="auto"/>
        <w:ind w:hanging="365"/>
        <w:jc w:val="left"/>
      </w:pPr>
      <w:r>
        <w:rPr>
          <w:sz w:val="16"/>
        </w:rPr>
        <w:t>P. Madejski, Thermal Power Plants - New Trends and Recent Developments, IntechOpen, London, United Kingdom, 2018.</w:t>
      </w:r>
    </w:p>
    <w:p w14:paraId="57B571E2" w14:textId="77777777" w:rsidR="000F2716" w:rsidRDefault="0075054F">
      <w:pPr>
        <w:numPr>
          <w:ilvl w:val="0"/>
          <w:numId w:val="2"/>
        </w:numPr>
        <w:spacing w:after="3" w:line="252" w:lineRule="auto"/>
        <w:ind w:hanging="365"/>
        <w:jc w:val="left"/>
      </w:pPr>
      <w:r>
        <w:rPr>
          <w:sz w:val="16"/>
        </w:rPr>
        <w:t>D. Sarkar, THERMAL POWER PLANT Design and Operation, Elsevier Inc., Amsterdam, 2015.</w:t>
      </w:r>
    </w:p>
    <w:p w14:paraId="66DECA09" w14:textId="77777777" w:rsidR="000F2716" w:rsidRDefault="0075054F">
      <w:pPr>
        <w:numPr>
          <w:ilvl w:val="0"/>
          <w:numId w:val="2"/>
        </w:numPr>
        <w:spacing w:after="3" w:line="252" w:lineRule="auto"/>
        <w:ind w:hanging="365"/>
        <w:jc w:val="left"/>
      </w:pPr>
      <w:r>
        <w:rPr>
          <w:sz w:val="16"/>
        </w:rPr>
        <w:t>C. Lu, J. Wang, R. Yan, Multi-objective optimization of combined cooling, heating and power system considering the collaboration of thermal energy storage with load uncertainties, Journal of Energy Storage 40 (2021) 102819.</w:t>
      </w:r>
    </w:p>
    <w:p w14:paraId="0BF99A6F" w14:textId="77777777" w:rsidR="000F2716" w:rsidRDefault="0075054F">
      <w:pPr>
        <w:numPr>
          <w:ilvl w:val="0"/>
          <w:numId w:val="2"/>
        </w:numPr>
        <w:spacing w:after="3" w:line="252" w:lineRule="auto"/>
        <w:ind w:hanging="365"/>
        <w:jc w:val="left"/>
      </w:pPr>
      <w:r>
        <w:rPr>
          <w:sz w:val="16"/>
        </w:rPr>
        <w:t xml:space="preserve">D. Wen, Y. Pan, X. Chen, M. Aziz, Q. Zhou, N. Li, </w:t>
      </w:r>
      <w:proofErr w:type="gramStart"/>
      <w:r>
        <w:rPr>
          <w:sz w:val="16"/>
        </w:rPr>
        <w:t>Analysis</w:t>
      </w:r>
      <w:proofErr w:type="gramEnd"/>
      <w:r>
        <w:rPr>
          <w:sz w:val="16"/>
        </w:rPr>
        <w:t xml:space="preserve"> and prediction of thermal stress distribution on the membrane wall in the arch-fired boiler based on machine learning technology, Thermal Science and Engineering Progress 28 (2022) 101137.</w:t>
      </w:r>
    </w:p>
    <w:p w14:paraId="01A63BAA" w14:textId="77777777" w:rsidR="000F2716" w:rsidRDefault="0075054F">
      <w:pPr>
        <w:numPr>
          <w:ilvl w:val="0"/>
          <w:numId w:val="2"/>
        </w:numPr>
        <w:spacing w:after="3" w:line="252" w:lineRule="auto"/>
        <w:ind w:hanging="365"/>
        <w:jc w:val="left"/>
      </w:pPr>
      <w:r>
        <w:rPr>
          <w:sz w:val="16"/>
        </w:rPr>
        <w:t>C. Rasmussen, C. Williams, Gaussian Processes for Machine Learning, The MIT Press, Cambridge, Massachusetts, 1 edition, 2006.</w:t>
      </w:r>
    </w:p>
    <w:p w14:paraId="614BAA18" w14:textId="77777777" w:rsidR="000F2716" w:rsidRDefault="0075054F">
      <w:pPr>
        <w:numPr>
          <w:ilvl w:val="0"/>
          <w:numId w:val="2"/>
        </w:numPr>
        <w:spacing w:after="3" w:line="252" w:lineRule="auto"/>
        <w:ind w:hanging="365"/>
        <w:jc w:val="left"/>
      </w:pPr>
      <w:r>
        <w:rPr>
          <w:sz w:val="16"/>
        </w:rPr>
        <w:t xml:space="preserve">I. Goodfellow, Y. </w:t>
      </w:r>
      <w:proofErr w:type="spellStart"/>
      <w:r>
        <w:rPr>
          <w:sz w:val="16"/>
        </w:rPr>
        <w:t>Bengio</w:t>
      </w:r>
      <w:proofErr w:type="spellEnd"/>
      <w:r>
        <w:rPr>
          <w:sz w:val="16"/>
        </w:rPr>
        <w:t>, A. Courville, Deep Learning, MIT Press, Chennai, first edit edition, 2017.</w:t>
      </w:r>
    </w:p>
    <w:p w14:paraId="2EC9438C" w14:textId="77777777" w:rsidR="000F2716" w:rsidRDefault="0075054F">
      <w:pPr>
        <w:numPr>
          <w:ilvl w:val="0"/>
          <w:numId w:val="2"/>
        </w:numPr>
        <w:spacing w:after="3" w:line="252" w:lineRule="auto"/>
        <w:ind w:hanging="365"/>
        <w:jc w:val="left"/>
      </w:pPr>
      <w:r>
        <w:rPr>
          <w:sz w:val="16"/>
        </w:rPr>
        <w:t xml:space="preserve">D. E. </w:t>
      </w:r>
      <w:proofErr w:type="spellStart"/>
      <w:r>
        <w:rPr>
          <w:sz w:val="16"/>
        </w:rPr>
        <w:t>Rumelhart</w:t>
      </w:r>
      <w:proofErr w:type="spellEnd"/>
      <w:r>
        <w:rPr>
          <w:sz w:val="16"/>
        </w:rPr>
        <w:t>, G. E. Hinton, R. J. Williams, Learning representations by back-propagating errors, Nature 323 (1986) 533–536.</w:t>
      </w:r>
    </w:p>
    <w:p w14:paraId="7A311537" w14:textId="77777777" w:rsidR="000F2716" w:rsidRDefault="0075054F">
      <w:pPr>
        <w:numPr>
          <w:ilvl w:val="0"/>
          <w:numId w:val="2"/>
        </w:numPr>
        <w:spacing w:after="3" w:line="252" w:lineRule="auto"/>
        <w:ind w:hanging="365"/>
        <w:jc w:val="left"/>
      </w:pPr>
      <w:r>
        <w:rPr>
          <w:sz w:val="16"/>
        </w:rPr>
        <w:t xml:space="preserve">E. </w:t>
      </w:r>
      <w:proofErr w:type="spellStart"/>
      <w:r>
        <w:rPr>
          <w:sz w:val="16"/>
        </w:rPr>
        <w:t>Oko</w:t>
      </w:r>
      <w:proofErr w:type="spellEnd"/>
      <w:r>
        <w:rPr>
          <w:sz w:val="16"/>
        </w:rPr>
        <w:t>, M. Wang, J. Zhang, Neural network approach for predicting drum pressure and level in coal-fired subcritical power plant, Fuel 151 (2015) 139–145.</w:t>
      </w:r>
    </w:p>
    <w:p w14:paraId="4807EA7F" w14:textId="77777777" w:rsidR="000F2716" w:rsidRDefault="0075054F">
      <w:pPr>
        <w:numPr>
          <w:ilvl w:val="0"/>
          <w:numId w:val="2"/>
        </w:numPr>
        <w:spacing w:after="3" w:line="252" w:lineRule="auto"/>
        <w:ind w:hanging="365"/>
        <w:jc w:val="left"/>
      </w:pPr>
      <w:r>
        <w:rPr>
          <w:sz w:val="16"/>
        </w:rPr>
        <w:t>C. Bishop, Mixture Density Networks, Technical Report, Aston University, 1994.</w:t>
      </w:r>
    </w:p>
    <w:p w14:paraId="72BBEC5D" w14:textId="77777777" w:rsidR="000F2716" w:rsidRDefault="0075054F">
      <w:pPr>
        <w:numPr>
          <w:ilvl w:val="0"/>
          <w:numId w:val="2"/>
        </w:numPr>
        <w:spacing w:after="3" w:line="252" w:lineRule="auto"/>
        <w:ind w:hanging="365"/>
        <w:jc w:val="left"/>
      </w:pPr>
      <w:r>
        <w:rPr>
          <w:sz w:val="16"/>
        </w:rPr>
        <w:t xml:space="preserve">H. Versteeg, W. </w:t>
      </w:r>
      <w:proofErr w:type="spellStart"/>
      <w:r>
        <w:rPr>
          <w:sz w:val="16"/>
        </w:rPr>
        <w:t>Malalasekera</w:t>
      </w:r>
      <w:proofErr w:type="spellEnd"/>
      <w:r>
        <w:rPr>
          <w:sz w:val="16"/>
        </w:rPr>
        <w:t>, Introduction to Computational Fluid Dynamics, The finite volume method, Pearson Prentice Hall, second edition, 2007.</w:t>
      </w:r>
    </w:p>
    <w:p w14:paraId="2E67B102" w14:textId="77777777" w:rsidR="000F2716" w:rsidRDefault="0075054F">
      <w:pPr>
        <w:numPr>
          <w:ilvl w:val="0"/>
          <w:numId w:val="2"/>
        </w:numPr>
        <w:spacing w:after="3" w:line="252" w:lineRule="auto"/>
        <w:ind w:hanging="365"/>
        <w:jc w:val="left"/>
      </w:pPr>
      <w:r>
        <w:rPr>
          <w:sz w:val="16"/>
        </w:rPr>
        <w:t xml:space="preserve">N. </w:t>
      </w:r>
      <w:proofErr w:type="spellStart"/>
      <w:r>
        <w:rPr>
          <w:sz w:val="16"/>
        </w:rPr>
        <w:t>Modlinski</w:t>
      </w:r>
      <w:proofErr w:type="spellEnd"/>
      <w:r>
        <w:rPr>
          <w:sz w:val="16"/>
        </w:rPr>
        <w:t xml:space="preserve">, Computational </w:t>
      </w:r>
      <w:proofErr w:type="spellStart"/>
      <w:r>
        <w:rPr>
          <w:sz w:val="16"/>
        </w:rPr>
        <w:t>modeling</w:t>
      </w:r>
      <w:proofErr w:type="spellEnd"/>
      <w:r>
        <w:rPr>
          <w:sz w:val="16"/>
        </w:rPr>
        <w:t xml:space="preserve"> of a utility boiler tangentially-fired furnace retrofitted with swirl burners, Fuel Processing Technology 91 (2010) 1601–1608.</w:t>
      </w:r>
    </w:p>
    <w:p w14:paraId="5AFE7211" w14:textId="77777777" w:rsidR="000F2716" w:rsidRDefault="0075054F">
      <w:pPr>
        <w:numPr>
          <w:ilvl w:val="0"/>
          <w:numId w:val="2"/>
        </w:numPr>
        <w:spacing w:after="0" w:line="246" w:lineRule="auto"/>
        <w:ind w:hanging="365"/>
        <w:jc w:val="left"/>
      </w:pPr>
      <w:r>
        <w:rPr>
          <w:sz w:val="16"/>
        </w:rPr>
        <w:t>B. T. Rawlins, R. Laubscher, P. Rousseau, Validation of a thermal non-equilibrium Eulerian-Eulerian multiphase model of a 620 MWe pulverized fuel power boiler., in: S. Skatulla (Ed.), 12th South African Conference on Computational and Applied Mechanics (SACAM2020), MATEC Web of Conferences, Cape Town, 2021.</w:t>
      </w:r>
    </w:p>
    <w:p w14:paraId="6E6AD5EE" w14:textId="77777777" w:rsidR="000F2716" w:rsidRDefault="0075054F">
      <w:pPr>
        <w:numPr>
          <w:ilvl w:val="0"/>
          <w:numId w:val="2"/>
        </w:numPr>
        <w:spacing w:after="3" w:line="252" w:lineRule="auto"/>
        <w:ind w:hanging="365"/>
        <w:jc w:val="left"/>
      </w:pPr>
      <w:r>
        <w:rPr>
          <w:sz w:val="16"/>
        </w:rPr>
        <w:t xml:space="preserve">C. Sheng, B. </w:t>
      </w:r>
      <w:proofErr w:type="spellStart"/>
      <w:r>
        <w:rPr>
          <w:sz w:val="16"/>
        </w:rPr>
        <w:t>Moghtaderi</w:t>
      </w:r>
      <w:proofErr w:type="spellEnd"/>
      <w:r>
        <w:rPr>
          <w:sz w:val="16"/>
        </w:rPr>
        <w:t xml:space="preserve">, R. Gupta, T. F. Wall, A computational fluid </w:t>
      </w:r>
      <w:proofErr w:type="gramStart"/>
      <w:r>
        <w:rPr>
          <w:sz w:val="16"/>
        </w:rPr>
        <w:t>dynamics based</w:t>
      </w:r>
      <w:proofErr w:type="gramEnd"/>
      <w:r>
        <w:rPr>
          <w:sz w:val="16"/>
        </w:rPr>
        <w:t xml:space="preserve"> study of the combustion characteristics of coal blends in pulverised coal-fired furnace, Fuel 83 (2004) 1543–1552.</w:t>
      </w:r>
    </w:p>
    <w:p w14:paraId="139E10E9" w14:textId="77777777" w:rsidR="000F2716" w:rsidRDefault="0075054F">
      <w:pPr>
        <w:numPr>
          <w:ilvl w:val="0"/>
          <w:numId w:val="2"/>
        </w:numPr>
        <w:spacing w:after="3" w:line="252" w:lineRule="auto"/>
        <w:ind w:hanging="365"/>
        <w:jc w:val="left"/>
      </w:pPr>
      <w:r>
        <w:rPr>
          <w:sz w:val="16"/>
        </w:rPr>
        <w:t xml:space="preserve">M. Baum, P. Street, Predicting the combustion behaviour of coal particles, Combustion science and </w:t>
      </w:r>
      <w:proofErr w:type="spellStart"/>
      <w:r>
        <w:rPr>
          <w:sz w:val="16"/>
        </w:rPr>
        <w:t>Technolodgy</w:t>
      </w:r>
      <w:proofErr w:type="spellEnd"/>
      <w:r>
        <w:rPr>
          <w:sz w:val="16"/>
        </w:rPr>
        <w:t xml:space="preserve"> 3 (1971) 231.</w:t>
      </w:r>
    </w:p>
    <w:p w14:paraId="31FB8174" w14:textId="77777777" w:rsidR="000F2716" w:rsidRDefault="0075054F">
      <w:pPr>
        <w:numPr>
          <w:ilvl w:val="0"/>
          <w:numId w:val="2"/>
        </w:numPr>
        <w:spacing w:after="3" w:line="252" w:lineRule="auto"/>
        <w:ind w:hanging="365"/>
        <w:jc w:val="left"/>
      </w:pPr>
      <w:r>
        <w:rPr>
          <w:sz w:val="16"/>
        </w:rPr>
        <w:t xml:space="preserve">ANSYS, ANSYS Fluent Theory Guide, Ansys Inc., 20 </w:t>
      </w:r>
      <w:proofErr w:type="gramStart"/>
      <w:r>
        <w:rPr>
          <w:sz w:val="16"/>
        </w:rPr>
        <w:t>edition</w:t>
      </w:r>
      <w:proofErr w:type="gramEnd"/>
      <w:r>
        <w:rPr>
          <w:sz w:val="16"/>
        </w:rPr>
        <w:t>, 2021.</w:t>
      </w:r>
    </w:p>
    <w:p w14:paraId="18A20B92" w14:textId="77777777" w:rsidR="000F2716" w:rsidRDefault="0075054F">
      <w:pPr>
        <w:numPr>
          <w:ilvl w:val="0"/>
          <w:numId w:val="2"/>
        </w:numPr>
        <w:spacing w:after="3" w:line="252" w:lineRule="auto"/>
        <w:ind w:hanging="365"/>
        <w:jc w:val="left"/>
      </w:pPr>
      <w:r>
        <w:rPr>
          <w:sz w:val="16"/>
        </w:rPr>
        <w:lastRenderedPageBreak/>
        <w:t xml:space="preserve">N. T. </w:t>
      </w:r>
      <w:proofErr w:type="spellStart"/>
      <w:r>
        <w:rPr>
          <w:sz w:val="16"/>
        </w:rPr>
        <w:t>Thomopoulos</w:t>
      </w:r>
      <w:proofErr w:type="spellEnd"/>
      <w:r>
        <w:rPr>
          <w:sz w:val="16"/>
        </w:rPr>
        <w:t>, Essentials of Monte Carlo simulation: Statistical methods for building simulation models, volume 9781461460220, 2013. [29] MTech, Flownex Theory Guide, MTech inc., 2021.</w:t>
      </w:r>
    </w:p>
    <w:p w14:paraId="1BA29E02" w14:textId="77777777" w:rsidR="000F2716" w:rsidRDefault="0075054F">
      <w:pPr>
        <w:numPr>
          <w:ilvl w:val="0"/>
          <w:numId w:val="3"/>
        </w:numPr>
        <w:spacing w:after="3" w:line="252" w:lineRule="auto"/>
        <w:ind w:hanging="365"/>
        <w:jc w:val="left"/>
      </w:pPr>
      <w:r>
        <w:rPr>
          <w:sz w:val="16"/>
        </w:rPr>
        <w:t>R. Laubscher, P. Rousseau, CFD study of pulverized coal-fired boiler evaporator and radiant superheaters at varying loads, Applied Thermal Engineering 160 (2019).</w:t>
      </w:r>
    </w:p>
    <w:p w14:paraId="48946E85" w14:textId="77777777" w:rsidR="000F2716" w:rsidRDefault="0075054F">
      <w:pPr>
        <w:numPr>
          <w:ilvl w:val="0"/>
          <w:numId w:val="3"/>
        </w:numPr>
        <w:spacing w:after="3" w:line="252" w:lineRule="auto"/>
        <w:ind w:hanging="365"/>
        <w:jc w:val="left"/>
      </w:pPr>
      <w:r>
        <w:rPr>
          <w:sz w:val="16"/>
        </w:rPr>
        <w:t xml:space="preserve">S. </w:t>
      </w:r>
      <w:proofErr w:type="spellStart"/>
      <w:r>
        <w:rPr>
          <w:sz w:val="16"/>
        </w:rPr>
        <w:t>Kakac</w:t>
      </w:r>
      <w:proofErr w:type="spellEnd"/>
      <w:r>
        <w:rPr>
          <w:sz w:val="16"/>
        </w:rPr>
        <w:t xml:space="preserve">, Boiler Evaporator and Condenser, Wiley </w:t>
      </w:r>
      <w:proofErr w:type="spellStart"/>
      <w:r>
        <w:rPr>
          <w:sz w:val="16"/>
        </w:rPr>
        <w:t>Interscience</w:t>
      </w:r>
      <w:proofErr w:type="spellEnd"/>
      <w:r>
        <w:rPr>
          <w:sz w:val="16"/>
        </w:rPr>
        <w:t>, 1991.</w:t>
      </w:r>
    </w:p>
    <w:sectPr w:rsidR="000F2716">
      <w:footerReference w:type="even" r:id="rId44"/>
      <w:footerReference w:type="default" r:id="rId45"/>
      <w:footerReference w:type="first" r:id="rId46"/>
      <w:type w:val="continuous"/>
      <w:pgSz w:w="10885" w:h="14854"/>
      <w:pgMar w:top="988" w:right="777" w:bottom="973" w:left="77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F26BC" w14:textId="77777777" w:rsidR="00AF2001" w:rsidRDefault="00AF2001">
      <w:pPr>
        <w:spacing w:after="0" w:line="240" w:lineRule="auto"/>
      </w:pPr>
      <w:r>
        <w:separator/>
      </w:r>
    </w:p>
  </w:endnote>
  <w:endnote w:type="continuationSeparator" w:id="0">
    <w:p w14:paraId="651B7F10" w14:textId="77777777" w:rsidR="00AF2001" w:rsidRDefault="00AF2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2900C" w14:textId="77777777" w:rsidR="000F2716" w:rsidRDefault="0075054F">
    <w:pPr>
      <w:tabs>
        <w:tab w:val="right" w:pos="9332"/>
      </w:tabs>
      <w:spacing w:after="0" w:line="259" w:lineRule="auto"/>
      <w:ind w:firstLine="0"/>
      <w:jc w:val="left"/>
    </w:pPr>
    <w:r>
      <w:rPr>
        <w:noProof/>
        <w:sz w:val="22"/>
      </w:rPr>
      <mc:AlternateContent>
        <mc:Choice Requires="wpg">
          <w:drawing>
            <wp:anchor distT="0" distB="0" distL="114300" distR="114300" simplePos="0" relativeHeight="251660288" behindDoc="0" locked="0" layoutInCell="1" allowOverlap="1" wp14:anchorId="1A52FDBD" wp14:editId="7CDD0D7A">
              <wp:simplePos x="0" y="0"/>
              <wp:positionH relativeFrom="page">
                <wp:posOffset>493205</wp:posOffset>
              </wp:positionH>
              <wp:positionV relativeFrom="page">
                <wp:posOffset>8898560</wp:posOffset>
              </wp:positionV>
              <wp:extent cx="5925604" cy="2527"/>
              <wp:effectExtent l="0" t="0" r="0" b="0"/>
              <wp:wrapSquare wrapText="bothSides"/>
              <wp:docPr id="30718" name="Group 30718"/>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719" name="Shape 30719"/>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718" style="width:466.583pt;height:0.199pt;position:absolute;mso-position-horizontal-relative:page;mso-position-horizontal:absolute;margin-left:38.835pt;mso-position-vertical-relative:page;margin-top:700.674pt;" coordsize="59256,25">
              <v:shape id="Shape 30719" style="position:absolute;width:59256;height:0;left:0;top:0;" coordsize="5925604,0" path="m0,0l5925604,0">
                <v:stroke weight="0.199pt" endcap="flat" joinstyle="miter" miterlimit="10" on="true" color="#000000"/>
                <v:fill on="false" color="#000000" opacity="0"/>
              </v:shape>
              <w10:wrap type="squar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B3ACC" w14:textId="77777777" w:rsidR="000F2716" w:rsidRDefault="0075054F">
    <w:pPr>
      <w:tabs>
        <w:tab w:val="right" w:pos="9332"/>
      </w:tabs>
      <w:spacing w:after="0" w:line="259" w:lineRule="auto"/>
      <w:ind w:firstLine="0"/>
      <w:jc w:val="left"/>
    </w:pPr>
    <w:r>
      <w:rPr>
        <w:noProof/>
        <w:sz w:val="22"/>
      </w:rPr>
      <mc:AlternateContent>
        <mc:Choice Requires="wpg">
          <w:drawing>
            <wp:anchor distT="0" distB="0" distL="114300" distR="114300" simplePos="0" relativeHeight="251661312" behindDoc="0" locked="0" layoutInCell="1" allowOverlap="1" wp14:anchorId="475B0F02" wp14:editId="0B5BAC27">
              <wp:simplePos x="0" y="0"/>
              <wp:positionH relativeFrom="page">
                <wp:posOffset>493205</wp:posOffset>
              </wp:positionH>
              <wp:positionV relativeFrom="page">
                <wp:posOffset>8898560</wp:posOffset>
              </wp:positionV>
              <wp:extent cx="5925604" cy="2527"/>
              <wp:effectExtent l="0" t="0" r="0" b="0"/>
              <wp:wrapSquare wrapText="bothSides"/>
              <wp:docPr id="30702" name="Group 30702"/>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703" name="Shape 30703"/>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702" style="width:466.583pt;height:0.199pt;position:absolute;mso-position-horizontal-relative:page;mso-position-horizontal:absolute;margin-left:38.835pt;mso-position-vertical-relative:page;margin-top:700.674pt;" coordsize="59256,25">
              <v:shape id="Shape 30703" style="position:absolute;width:59256;height:0;left:0;top:0;" coordsize="5925604,0" path="m0,0l5925604,0">
                <v:stroke weight="0.199pt" endcap="flat" joinstyle="miter" miterlimit="10" on="true" color="#000000"/>
                <v:fill on="false" color="#000000" opacity="0"/>
              </v:shape>
              <w10:wrap type="squar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18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AE842" w14:textId="77777777" w:rsidR="000F2716" w:rsidRDefault="0075054F">
    <w:pPr>
      <w:tabs>
        <w:tab w:val="right" w:pos="9332"/>
      </w:tabs>
      <w:spacing w:after="0" w:line="259" w:lineRule="auto"/>
      <w:ind w:firstLine="0"/>
      <w:jc w:val="left"/>
    </w:pPr>
    <w:r>
      <w:rPr>
        <w:noProof/>
        <w:sz w:val="22"/>
      </w:rPr>
      <mc:AlternateContent>
        <mc:Choice Requires="wpg">
          <w:drawing>
            <wp:anchor distT="0" distB="0" distL="114300" distR="114300" simplePos="0" relativeHeight="251662336" behindDoc="0" locked="0" layoutInCell="1" allowOverlap="1" wp14:anchorId="56E80146" wp14:editId="1D85C19C">
              <wp:simplePos x="0" y="0"/>
              <wp:positionH relativeFrom="page">
                <wp:posOffset>493205</wp:posOffset>
              </wp:positionH>
              <wp:positionV relativeFrom="page">
                <wp:posOffset>8898560</wp:posOffset>
              </wp:positionV>
              <wp:extent cx="5925604" cy="2527"/>
              <wp:effectExtent l="0" t="0" r="0" b="0"/>
              <wp:wrapSquare wrapText="bothSides"/>
              <wp:docPr id="30686" name="Group 30686"/>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687" name="Shape 30687"/>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686" style="width:466.583pt;height:0.199pt;position:absolute;mso-position-horizontal-relative:page;mso-position-horizontal:absolute;margin-left:38.835pt;mso-position-vertical-relative:page;margin-top:700.674pt;" coordsize="59256,25">
              <v:shape id="Shape 30687" style="position:absolute;width:59256;height:0;left:0;top:0;" coordsize="5925604,0" path="m0,0l5925604,0">
                <v:stroke weight="0.199pt" endcap="flat" joinstyle="miter" miterlimit="10" on="true" color="#000000"/>
                <v:fill on="false" color="#000000" opacity="0"/>
              </v:shape>
              <w10:wrap type="squar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F4093" w14:textId="77777777" w:rsidR="00AF2001" w:rsidRDefault="00AF2001">
      <w:pPr>
        <w:spacing w:after="0" w:line="240" w:lineRule="auto"/>
      </w:pPr>
      <w:r>
        <w:separator/>
      </w:r>
    </w:p>
  </w:footnote>
  <w:footnote w:type="continuationSeparator" w:id="0">
    <w:p w14:paraId="5F7047B2" w14:textId="77777777" w:rsidR="00AF2001" w:rsidRDefault="00AF20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E072F"/>
    <w:multiLevelType w:val="multilevel"/>
    <w:tmpl w:val="8BF4A738"/>
    <w:lvl w:ilvl="0">
      <w:start w:val="4"/>
      <w:numFmt w:val="decimal"/>
      <w:pStyle w:val="Heading1"/>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838373A"/>
    <w:multiLevelType w:val="hybridMultilevel"/>
    <w:tmpl w:val="EB7C78D8"/>
    <w:lvl w:ilvl="0" w:tplc="634CEB52">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D0C40A4">
      <w:start w:val="1"/>
      <w:numFmt w:val="bullet"/>
      <w:lvlText w:val="o"/>
      <w:lvlJc w:val="left"/>
      <w:pPr>
        <w:ind w:left="13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B86F772">
      <w:start w:val="1"/>
      <w:numFmt w:val="bullet"/>
      <w:lvlText w:val="▪"/>
      <w:lvlJc w:val="left"/>
      <w:pPr>
        <w:ind w:left="20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35AAB8E">
      <w:start w:val="1"/>
      <w:numFmt w:val="bullet"/>
      <w:lvlText w:val="•"/>
      <w:lvlJc w:val="left"/>
      <w:pPr>
        <w:ind w:left="28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1E49688">
      <w:start w:val="1"/>
      <w:numFmt w:val="bullet"/>
      <w:lvlText w:val="o"/>
      <w:lvlJc w:val="left"/>
      <w:pPr>
        <w:ind w:left="35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8568646">
      <w:start w:val="1"/>
      <w:numFmt w:val="bullet"/>
      <w:lvlText w:val="▪"/>
      <w:lvlJc w:val="left"/>
      <w:pPr>
        <w:ind w:left="42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6D0B840">
      <w:start w:val="1"/>
      <w:numFmt w:val="bullet"/>
      <w:lvlText w:val="•"/>
      <w:lvlJc w:val="left"/>
      <w:pPr>
        <w:ind w:left="49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86C61A0">
      <w:start w:val="1"/>
      <w:numFmt w:val="bullet"/>
      <w:lvlText w:val="o"/>
      <w:lvlJc w:val="left"/>
      <w:pPr>
        <w:ind w:left="56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808D9B6">
      <w:start w:val="1"/>
      <w:numFmt w:val="bullet"/>
      <w:lvlText w:val="▪"/>
      <w:lvlJc w:val="left"/>
      <w:pPr>
        <w:ind w:left="64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AEE1D3F"/>
    <w:multiLevelType w:val="multilevel"/>
    <w:tmpl w:val="FFA89F00"/>
    <w:lvl w:ilvl="0">
      <w:start w:val="1"/>
      <w:numFmt w:val="decimal"/>
      <w:lvlText w:val="%1."/>
      <w:lvlJc w:val="left"/>
      <w:pPr>
        <w:ind w:left="345" w:hanging="360"/>
      </w:pPr>
      <w:rPr>
        <w:rFonts w:hint="default"/>
      </w:rPr>
    </w:lvl>
    <w:lvl w:ilvl="1">
      <w:start w:val="2"/>
      <w:numFmt w:val="decimal"/>
      <w:isLgl/>
      <w:lvlText w:val="%1.%2."/>
      <w:lvlJc w:val="left"/>
      <w:pPr>
        <w:ind w:left="400" w:hanging="390"/>
      </w:pPr>
      <w:rPr>
        <w:rFonts w:hint="default"/>
      </w:rPr>
    </w:lvl>
    <w:lvl w:ilvl="2">
      <w:start w:val="1"/>
      <w:numFmt w:val="decimal"/>
      <w:isLgl/>
      <w:lvlText w:val="%1.%2.%3."/>
      <w:lvlJc w:val="left"/>
      <w:pPr>
        <w:ind w:left="755" w:hanging="720"/>
      </w:pPr>
      <w:rPr>
        <w:rFonts w:hint="default"/>
      </w:rPr>
    </w:lvl>
    <w:lvl w:ilvl="3">
      <w:start w:val="1"/>
      <w:numFmt w:val="decimal"/>
      <w:isLgl/>
      <w:lvlText w:val="%1.%2.%3.%4."/>
      <w:lvlJc w:val="left"/>
      <w:pPr>
        <w:ind w:left="780" w:hanging="720"/>
      </w:pPr>
      <w:rPr>
        <w:rFonts w:hint="default"/>
      </w:rPr>
    </w:lvl>
    <w:lvl w:ilvl="4">
      <w:start w:val="1"/>
      <w:numFmt w:val="decimal"/>
      <w:isLgl/>
      <w:lvlText w:val="%1.%2.%3.%4.%5."/>
      <w:lvlJc w:val="left"/>
      <w:pPr>
        <w:ind w:left="1165" w:hanging="1080"/>
      </w:pPr>
      <w:rPr>
        <w:rFonts w:hint="default"/>
      </w:rPr>
    </w:lvl>
    <w:lvl w:ilvl="5">
      <w:start w:val="1"/>
      <w:numFmt w:val="decimal"/>
      <w:isLgl/>
      <w:lvlText w:val="%1.%2.%3.%4.%5.%6."/>
      <w:lvlJc w:val="left"/>
      <w:pPr>
        <w:ind w:left="1190" w:hanging="1080"/>
      </w:pPr>
      <w:rPr>
        <w:rFonts w:hint="default"/>
      </w:rPr>
    </w:lvl>
    <w:lvl w:ilvl="6">
      <w:start w:val="1"/>
      <w:numFmt w:val="decimal"/>
      <w:isLgl/>
      <w:lvlText w:val="%1.%2.%3.%4.%5.%6.%7."/>
      <w:lvlJc w:val="left"/>
      <w:pPr>
        <w:ind w:left="1215" w:hanging="1080"/>
      </w:pPr>
      <w:rPr>
        <w:rFonts w:hint="default"/>
      </w:rPr>
    </w:lvl>
    <w:lvl w:ilvl="7">
      <w:start w:val="1"/>
      <w:numFmt w:val="decimal"/>
      <w:isLgl/>
      <w:lvlText w:val="%1.%2.%3.%4.%5.%6.%7.%8."/>
      <w:lvlJc w:val="left"/>
      <w:pPr>
        <w:ind w:left="1600" w:hanging="1440"/>
      </w:pPr>
      <w:rPr>
        <w:rFonts w:hint="default"/>
      </w:rPr>
    </w:lvl>
    <w:lvl w:ilvl="8">
      <w:start w:val="1"/>
      <w:numFmt w:val="decimal"/>
      <w:isLgl/>
      <w:lvlText w:val="%1.%2.%3.%4.%5.%6.%7.%8.%9."/>
      <w:lvlJc w:val="left"/>
      <w:pPr>
        <w:ind w:left="1625" w:hanging="1440"/>
      </w:pPr>
      <w:rPr>
        <w:rFonts w:hint="default"/>
      </w:rPr>
    </w:lvl>
  </w:abstractNum>
  <w:abstractNum w:abstractNumId="3" w15:restartNumberingAfterBreak="0">
    <w:nsid w:val="5B1334F0"/>
    <w:multiLevelType w:val="hybridMultilevel"/>
    <w:tmpl w:val="1AEE6458"/>
    <w:lvl w:ilvl="0" w:tplc="E5C43A7E">
      <w:start w:val="1"/>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473414F4">
      <w:start w:val="1"/>
      <w:numFmt w:val="lowerLetter"/>
      <w:lvlText w:val="%2"/>
      <w:lvlJc w:val="left"/>
      <w:pPr>
        <w:ind w:left="110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11460878">
      <w:start w:val="1"/>
      <w:numFmt w:val="lowerRoman"/>
      <w:lvlText w:val="%3"/>
      <w:lvlJc w:val="left"/>
      <w:pPr>
        <w:ind w:left="182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68E44904">
      <w:start w:val="1"/>
      <w:numFmt w:val="decimal"/>
      <w:lvlText w:val="%4"/>
      <w:lvlJc w:val="left"/>
      <w:pPr>
        <w:ind w:left="254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791C9704">
      <w:start w:val="1"/>
      <w:numFmt w:val="lowerLetter"/>
      <w:lvlText w:val="%5"/>
      <w:lvlJc w:val="left"/>
      <w:pPr>
        <w:ind w:left="326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0162524A">
      <w:start w:val="1"/>
      <w:numFmt w:val="lowerRoman"/>
      <w:lvlText w:val="%6"/>
      <w:lvlJc w:val="left"/>
      <w:pPr>
        <w:ind w:left="398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678E1402">
      <w:start w:val="1"/>
      <w:numFmt w:val="decimal"/>
      <w:lvlText w:val="%7"/>
      <w:lvlJc w:val="left"/>
      <w:pPr>
        <w:ind w:left="470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FFDC60BC">
      <w:start w:val="1"/>
      <w:numFmt w:val="lowerLetter"/>
      <w:lvlText w:val="%8"/>
      <w:lvlJc w:val="left"/>
      <w:pPr>
        <w:ind w:left="542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764E206A">
      <w:start w:val="1"/>
      <w:numFmt w:val="lowerRoman"/>
      <w:lvlText w:val="%9"/>
      <w:lvlJc w:val="left"/>
      <w:pPr>
        <w:ind w:left="614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7A41641A"/>
    <w:multiLevelType w:val="hybridMultilevel"/>
    <w:tmpl w:val="0E74CE86"/>
    <w:lvl w:ilvl="0" w:tplc="8B106A42">
      <w:start w:val="30"/>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F3583868">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52BC5734">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DDA8FB52">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28EE930E">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2064FB7C">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51221F3C">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9E20A67E">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BA84F4BA">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num w:numId="1">
    <w:abstractNumId w:val="1"/>
  </w:num>
  <w:num w:numId="2">
    <w:abstractNumId w:val="3"/>
  </w:num>
  <w:num w:numId="3">
    <w:abstractNumId w:val="4"/>
  </w:num>
  <w:num w:numId="4">
    <w:abstractNumId w:val="0"/>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ieter Rousseau">
    <w15:presenceInfo w15:providerId="None" w15:userId="Pieter Rousseau"/>
  </w15:person>
  <w15:person w15:author="Brad Rawlins">
    <w15:presenceInfo w15:providerId="AD" w15:userId="S::RWLBRA001@myuct.ac.za::a73072fb-dac5-47e9-a0e8-51fb2a4cf7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QyMDA3NzAzNDY2NzBU0lEKTi0uzszPAykwrAUActiqvSwAAAA="/>
  </w:docVars>
  <w:rsids>
    <w:rsidRoot w:val="000F2716"/>
    <w:rsid w:val="0006671F"/>
    <w:rsid w:val="00082099"/>
    <w:rsid w:val="000A30B2"/>
    <w:rsid w:val="000B0F9A"/>
    <w:rsid w:val="000F2716"/>
    <w:rsid w:val="00105112"/>
    <w:rsid w:val="001138D4"/>
    <w:rsid w:val="0019276B"/>
    <w:rsid w:val="0025497B"/>
    <w:rsid w:val="002F2EBD"/>
    <w:rsid w:val="0031229F"/>
    <w:rsid w:val="00347D54"/>
    <w:rsid w:val="00387CCB"/>
    <w:rsid w:val="003A0FC0"/>
    <w:rsid w:val="0051658B"/>
    <w:rsid w:val="00602797"/>
    <w:rsid w:val="00631F53"/>
    <w:rsid w:val="006409E6"/>
    <w:rsid w:val="006637C2"/>
    <w:rsid w:val="006D0C1E"/>
    <w:rsid w:val="00702B0B"/>
    <w:rsid w:val="0075054F"/>
    <w:rsid w:val="0077309B"/>
    <w:rsid w:val="007B421E"/>
    <w:rsid w:val="00802A0E"/>
    <w:rsid w:val="00824207"/>
    <w:rsid w:val="0086292A"/>
    <w:rsid w:val="00917409"/>
    <w:rsid w:val="009224B5"/>
    <w:rsid w:val="009E418B"/>
    <w:rsid w:val="009F0668"/>
    <w:rsid w:val="00A00BE4"/>
    <w:rsid w:val="00A31479"/>
    <w:rsid w:val="00A56163"/>
    <w:rsid w:val="00A74957"/>
    <w:rsid w:val="00A76989"/>
    <w:rsid w:val="00AA3FD0"/>
    <w:rsid w:val="00AA75BE"/>
    <w:rsid w:val="00AF2001"/>
    <w:rsid w:val="00B5346F"/>
    <w:rsid w:val="00B70D1F"/>
    <w:rsid w:val="00BD0AB3"/>
    <w:rsid w:val="00C62BF7"/>
    <w:rsid w:val="00C9783F"/>
    <w:rsid w:val="00CA5488"/>
    <w:rsid w:val="00CB27C8"/>
    <w:rsid w:val="00D32967"/>
    <w:rsid w:val="00E2621F"/>
    <w:rsid w:val="00E52883"/>
    <w:rsid w:val="00F30FCC"/>
    <w:rsid w:val="00F54546"/>
    <w:rsid w:val="00F76F3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4315F"/>
  <w15:docId w15:val="{63D1DC93-31D4-4155-B9BE-B6B1E6AD9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7" w:line="248" w:lineRule="auto"/>
      <w:ind w:firstLine="289"/>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numPr>
        <w:numId w:val="4"/>
      </w:numPr>
      <w:spacing w:after="2"/>
      <w:ind w:left="10" w:hanging="10"/>
      <w:jc w:val="both"/>
      <w:outlineLvl w:val="0"/>
    </w:pPr>
    <w:rPr>
      <w:rFonts w:ascii="Calibri" w:eastAsia="Calibri" w:hAnsi="Calibri" w:cs="Calibri"/>
      <w:b/>
      <w:color w:val="000000"/>
      <w:sz w:val="24"/>
    </w:rPr>
  </w:style>
  <w:style w:type="paragraph" w:styleId="Heading2">
    <w:name w:val="heading 2"/>
    <w:next w:val="Normal"/>
    <w:link w:val="Heading2Char"/>
    <w:uiPriority w:val="9"/>
    <w:unhideWhenUsed/>
    <w:qFormat/>
    <w:pPr>
      <w:keepNext/>
      <w:keepLines/>
      <w:numPr>
        <w:ilvl w:val="1"/>
        <w:numId w:val="4"/>
      </w:numPr>
      <w:spacing w:after="0"/>
      <w:ind w:left="10" w:hanging="10"/>
      <w:outlineLvl w:val="1"/>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2"/>
    </w:rPr>
  </w:style>
  <w:style w:type="character" w:customStyle="1" w:styleId="Heading1Char">
    <w:name w:val="Heading 1 Char"/>
    <w:link w:val="Heading1"/>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6027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2797"/>
    <w:rPr>
      <w:rFonts w:ascii="Calibri" w:eastAsia="Calibri" w:hAnsi="Calibri" w:cs="Calibri"/>
      <w:color w:val="000000"/>
      <w:sz w:val="20"/>
    </w:rPr>
  </w:style>
  <w:style w:type="paragraph" w:styleId="ListParagraph">
    <w:name w:val="List Paragraph"/>
    <w:basedOn w:val="Normal"/>
    <w:uiPriority w:val="34"/>
    <w:qFormat/>
    <w:rsid w:val="00602797"/>
    <w:pPr>
      <w:ind w:left="720"/>
      <w:contextualSpacing/>
    </w:pPr>
  </w:style>
  <w:style w:type="character" w:styleId="PlaceholderText">
    <w:name w:val="Placeholder Text"/>
    <w:basedOn w:val="DefaultParagraphFont"/>
    <w:uiPriority w:val="99"/>
    <w:semiHidden/>
    <w:rsid w:val="00D32967"/>
    <w:rPr>
      <w:color w:val="808080"/>
    </w:rPr>
  </w:style>
  <w:style w:type="paragraph" w:styleId="HTMLPreformatted">
    <w:name w:val="HTML Preformatted"/>
    <w:basedOn w:val="Normal"/>
    <w:link w:val="HTMLPreformattedChar"/>
    <w:uiPriority w:val="99"/>
    <w:semiHidden/>
    <w:unhideWhenUsed/>
    <w:rsid w:val="00D32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Cs w:val="20"/>
    </w:rPr>
  </w:style>
  <w:style w:type="character" w:customStyle="1" w:styleId="HTMLPreformattedChar">
    <w:name w:val="HTML Preformatted Char"/>
    <w:basedOn w:val="DefaultParagraphFont"/>
    <w:link w:val="HTMLPreformatted"/>
    <w:uiPriority w:val="99"/>
    <w:semiHidden/>
    <w:rsid w:val="00D32967"/>
    <w:rPr>
      <w:rFonts w:ascii="Courier New" w:eastAsia="Times New Roman" w:hAnsi="Courier New" w:cs="Courier New"/>
      <w:sz w:val="20"/>
      <w:szCs w:val="20"/>
    </w:rPr>
  </w:style>
  <w:style w:type="table" w:styleId="TableGrid0">
    <w:name w:val="Table Grid"/>
    <w:basedOn w:val="TableNormal"/>
    <w:uiPriority w:val="39"/>
    <w:rsid w:val="00F545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5454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F30FCC"/>
    <w:pPr>
      <w:spacing w:after="200" w:line="240" w:lineRule="auto"/>
    </w:pPr>
    <w:rPr>
      <w:i/>
      <w:iCs/>
      <w:color w:val="44546A" w:themeColor="text2"/>
      <w:sz w:val="18"/>
      <w:szCs w:val="18"/>
    </w:rPr>
  </w:style>
  <w:style w:type="paragraph" w:styleId="NoSpacing">
    <w:name w:val="No Spacing"/>
    <w:uiPriority w:val="1"/>
    <w:qFormat/>
    <w:rsid w:val="00C62BF7"/>
    <w:pPr>
      <w:spacing w:after="0" w:line="240" w:lineRule="auto"/>
      <w:ind w:firstLine="289"/>
      <w:jc w:val="both"/>
    </w:pPr>
    <w:rPr>
      <w:rFonts w:ascii="Calibri" w:eastAsia="Calibri" w:hAnsi="Calibri" w:cs="Calibri"/>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246346">
      <w:bodyDiv w:val="1"/>
      <w:marLeft w:val="0"/>
      <w:marRight w:val="0"/>
      <w:marTop w:val="0"/>
      <w:marBottom w:val="0"/>
      <w:divBdr>
        <w:top w:val="none" w:sz="0" w:space="0" w:color="auto"/>
        <w:left w:val="none" w:sz="0" w:space="0" w:color="auto"/>
        <w:bottom w:val="none" w:sz="0" w:space="0" w:color="auto"/>
        <w:right w:val="none" w:sz="0" w:space="0" w:color="auto"/>
      </w:divBdr>
    </w:div>
    <w:div w:id="12836161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1.png"/><Relationship Id="rId42" Type="http://schemas.openxmlformats.org/officeDocument/2006/relationships/image" Target="media/image210.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30.png"/><Relationship Id="rId33" Type="http://schemas.openxmlformats.org/officeDocument/2006/relationships/image" Target="media/image20.png"/><Relationship Id="rId38" Type="http://schemas.openxmlformats.org/officeDocument/2006/relationships/image" Target="media/image22.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140.png"/><Relationship Id="rId41" Type="http://schemas.openxmlformats.org/officeDocument/2006/relationships/image" Target="media/image20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0.png"/><Relationship Id="rId32" Type="http://schemas.openxmlformats.org/officeDocument/2006/relationships/image" Target="media/image19.png"/><Relationship Id="rId37" Type="http://schemas.openxmlformats.org/officeDocument/2006/relationships/image" Target="media/image190.png"/><Relationship Id="rId40" Type="http://schemas.openxmlformats.org/officeDocument/2006/relationships/image" Target="media/image24.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10.png"/><Relationship Id="rId28" Type="http://schemas.openxmlformats.org/officeDocument/2006/relationships/image" Target="media/image18.png"/><Relationship Id="rId36" Type="http://schemas.openxmlformats.org/officeDocument/2006/relationships/image" Target="media/image180.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6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150.png"/><Relationship Id="rId35" Type="http://schemas.openxmlformats.org/officeDocument/2006/relationships/image" Target="media/image170.png"/><Relationship Id="rId43" Type="http://schemas.openxmlformats.org/officeDocument/2006/relationships/image" Target="media/image220.png"/><Relationship Id="rId48" Type="http://schemas.microsoft.com/office/2011/relationships/people" Target="people.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E0E8169-C87C-4EEA-A2A5-D7901C3FA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21</Pages>
  <Words>7998</Words>
  <Characters>45589</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Validation of an integrated data-driven surrogate model and a thermo-hydraulic network based model to determine thermal response of a 620 MWe utility scale boiler using a fully connected mixture density network</vt:lpstr>
    </vt:vector>
  </TitlesOfParts>
  <Company/>
  <LinksUpToDate>false</LinksUpToDate>
  <CharactersWithSpaces>53481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Validation of an integrated data-driven surrogate model and a thermo-hydraulic network based model to determine thermal response of a 620 MWe utility scale boiler using a fully connected mixture density network</dc:title>
  <dc:subject/>
  <dc:creator>Brad Rawlins</dc:creator>
  <cp:keywords/>
  <cp:lastModifiedBy>Brad Rawlins</cp:lastModifiedBy>
  <cp:revision>21</cp:revision>
  <dcterms:created xsi:type="dcterms:W3CDTF">2022-03-05T12:59:00Z</dcterms:created>
  <dcterms:modified xsi:type="dcterms:W3CDTF">2022-03-08T09:58:00Z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7ffd5806-3a8c-3767-9d77-6ee5f7600831</vt:lpwstr>
  </property>
</Properties>
</file>