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59F3A372"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543310">
        <w:t>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1CD31C43" w:rsidR="000F2716" w:rsidRDefault="007059FE" w:rsidP="00F2317B">
      <w:pPr>
        <w:numPr>
          <w:ilvl w:val="0"/>
          <w:numId w:val="1"/>
        </w:numPr>
        <w:spacing w:after="145"/>
        <w:ind w:hanging="204"/>
      </w:pPr>
      <w:r>
        <w:t>Surrogate model integration with</w:t>
      </w:r>
      <w:r w:rsidR="00D50939">
        <w:t xml:space="preserve"> a</w:t>
      </w:r>
      <w:r>
        <w:t xml:space="preserve"> 1-D process model.</w:t>
      </w:r>
      <w:r w:rsidR="0075054F">
        <w:br w:type="page"/>
      </w:r>
    </w:p>
    <w:p w14:paraId="303D2183" w14:textId="4E47D348"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D50939">
        <w:rPr>
          <w:iCs/>
          <w:sz w:val="34"/>
        </w:rPr>
        <w:t>utility-scale</w:t>
      </w:r>
      <w:r w:rsidR="0075054F">
        <w:rPr>
          <w:sz w:val="34"/>
        </w:rPr>
        <w:t xml:space="preserv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proofErr w:type="spellStart"/>
      <w:r>
        <w:rPr>
          <w:sz w:val="24"/>
        </w:rPr>
        <w:t>Rawlins</w:t>
      </w:r>
      <w:r>
        <w:rPr>
          <w:i/>
          <w:sz w:val="24"/>
          <w:vertAlign w:val="superscript"/>
        </w:rPr>
        <w:t>a</w:t>
      </w:r>
      <w:proofErr w:type="spellEnd"/>
      <w:r>
        <w:rPr>
          <w:sz w:val="16"/>
        </w:rPr>
        <w:t>,</w:t>
      </w:r>
      <w:r>
        <w:rPr>
          <w:sz w:val="24"/>
          <w:vertAlign w:val="superscript"/>
        </w:rPr>
        <w:t>∗</w:t>
      </w:r>
      <w:r>
        <w:rPr>
          <w:sz w:val="24"/>
        </w:rPr>
        <w:t xml:space="preserve">, </w:t>
      </w:r>
      <w:proofErr w:type="spellStart"/>
      <w:r>
        <w:rPr>
          <w:color w:val="7F7F7F"/>
          <w:sz w:val="24"/>
        </w:rPr>
        <w:t>Ryno</w:t>
      </w:r>
      <w:proofErr w:type="spellEnd"/>
      <w:r>
        <w:rPr>
          <w:color w:val="7F7F7F"/>
          <w:sz w:val="24"/>
        </w:rPr>
        <w:t xml:space="preserve"> </w:t>
      </w:r>
      <w:proofErr w:type="spellStart"/>
      <w:r>
        <w:rPr>
          <w:sz w:val="24"/>
        </w:rPr>
        <w:t>Laubscher</w:t>
      </w:r>
      <w:r>
        <w:rPr>
          <w:i/>
          <w:sz w:val="24"/>
          <w:vertAlign w:val="superscript"/>
        </w:rPr>
        <w:t>b</w:t>
      </w:r>
      <w:proofErr w:type="spellEnd"/>
      <w:r>
        <w:rPr>
          <w:i/>
          <w:sz w:val="24"/>
          <w:vertAlign w:val="superscript"/>
        </w:rPr>
        <w:t xml:space="preserve"> </w:t>
      </w:r>
      <w:r>
        <w:rPr>
          <w:sz w:val="24"/>
        </w:rPr>
        <w:t xml:space="preserve">and </w:t>
      </w:r>
      <w:r>
        <w:rPr>
          <w:color w:val="7F7F7F"/>
          <w:sz w:val="24"/>
        </w:rPr>
        <w:t xml:space="preserve">Pieter </w:t>
      </w:r>
      <w:proofErr w:type="spellStart"/>
      <w:r>
        <w:rPr>
          <w:sz w:val="24"/>
        </w:rPr>
        <w:t>Rousseau</w:t>
      </w:r>
      <w:r>
        <w:rPr>
          <w:i/>
          <w:sz w:val="24"/>
          <w:vertAlign w:val="superscript"/>
        </w:rPr>
        <w:t>a</w:t>
      </w:r>
      <w:proofErr w:type="spellEnd"/>
    </w:p>
    <w:p w14:paraId="6626810C" w14:textId="26C02B62" w:rsidR="000F2716" w:rsidRDefault="0075054F">
      <w:pPr>
        <w:spacing w:after="0" w:line="264" w:lineRule="auto"/>
        <w:ind w:left="-5" w:hanging="10"/>
        <w:jc w:val="left"/>
      </w:pPr>
      <w:proofErr w:type="spellStart"/>
      <w:r>
        <w:rPr>
          <w:i/>
          <w:sz w:val="16"/>
          <w:vertAlign w:val="superscript"/>
        </w:rPr>
        <w:t>a</w:t>
      </w:r>
      <w:r>
        <w:rPr>
          <w:i/>
          <w:sz w:val="16"/>
        </w:rPr>
        <w:t>Department</w:t>
      </w:r>
      <w:proofErr w:type="spellEnd"/>
      <w:r>
        <w:rPr>
          <w:i/>
          <w:sz w:val="16"/>
        </w:rPr>
        <w:t xml:space="preserve"> of Mechanical Engineering, Applied Therm</w:t>
      </w:r>
      <w:r w:rsidR="00E51C3B">
        <w:rPr>
          <w:i/>
          <w:sz w:val="16"/>
        </w:rPr>
        <w:t>ofluid</w:t>
      </w:r>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proofErr w:type="spellStart"/>
      <w:r>
        <w:rPr>
          <w:i/>
          <w:sz w:val="16"/>
          <w:vertAlign w:val="superscript"/>
        </w:rPr>
        <w:t>b</w:t>
      </w:r>
      <w:r>
        <w:rPr>
          <w:i/>
          <w:sz w:val="16"/>
        </w:rPr>
        <w:t>Department</w:t>
      </w:r>
      <w:proofErr w:type="spellEnd"/>
      <w:r>
        <w:rPr>
          <w:i/>
          <w:sz w:val="16"/>
        </w:rPr>
        <w:t xml:space="preserve"> of Mechanical Engineering, Stellenbosch University, </w:t>
      </w:r>
      <w:proofErr w:type="spellStart"/>
      <w:r>
        <w:rPr>
          <w:i/>
          <w:sz w:val="16"/>
        </w:rPr>
        <w:t>Banghoek</w:t>
      </w:r>
      <w:proofErr w:type="spellEnd"/>
      <w:r>
        <w:rPr>
          <w:i/>
          <w:sz w:val="16"/>
        </w:rPr>
        <w:t xml:space="preserve">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16296CB8" id="Group 26951" o:spid="_x0000_s1026" style="width:466.6pt;height:.4pt;mso-position-horizontal-relative:char;mso-position-vertical-relative:line" coordsize="592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">
                <v:shape id="Shape 4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" path="m,l5925604,e" filled="f" strokecolor="#7f7f7f" strokeweight=".14042mm">
                  <v:stroke miterlimit="83231f" joinstyle="miter"/>
                  <v:path arrowok="t" textboxrect="0,0,5925604,0"/>
                </v:shape>
                <w10:anchorlock/>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 xml:space="preserve">Mixture density </w:t>
            </w:r>
            <w:proofErr w:type="spellStart"/>
            <w:r>
              <w:rPr>
                <w:sz w:val="16"/>
              </w:rPr>
              <w:t>network</w:t>
            </w:r>
            <w:r>
              <w:rPr>
                <w:i/>
                <w:sz w:val="25"/>
                <w:vertAlign w:val="superscript"/>
              </w:rPr>
              <w:t>Keywords</w:t>
            </w:r>
            <w:proofErr w:type="spellEnd"/>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6E224030"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t>
            </w:r>
            <w:r w:rsidR="002B30BB">
              <w:rPr>
                <w:szCs w:val="28"/>
              </w:rPr>
              <w:t>is presented</w:t>
            </w:r>
            <w:r w:rsidRPr="00D32967">
              <w:rPr>
                <w:szCs w:val="28"/>
              </w:rPr>
              <w:t xml:space="preserve">. A robust and computationally inexpensive computational fluid dynamic (CFD) model of the utility boiler was utilized to generate the solution dataset for surrogate model training and testing. </w:t>
            </w:r>
            <w:r w:rsidR="002B30BB">
              <w:rPr>
                <w:szCs w:val="28"/>
              </w:rPr>
              <w:t>Both a</w:t>
            </w:r>
            <w:r w:rsidRPr="00D32967">
              <w:rPr>
                <w:szCs w:val="28"/>
              </w:rPr>
              <w:t xml:space="preserve"> standard multi-layer perception (MLP) and MLP connected mixture density network (MDN)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MDN architecture. The MDN was selected for surrogate model integration</w:t>
            </w:r>
            <w:r w:rsidR="00361FED">
              <w:rPr>
                <w:szCs w:val="28"/>
              </w:rPr>
              <w:t xml:space="preserve"> since it showed comparable accuracy and provides the ability to </w:t>
            </w:r>
            <w:r w:rsidR="00361FED" w:rsidRPr="00D32967">
              <w:rPr>
                <w:szCs w:val="28"/>
              </w:rPr>
              <w:t>predict the uncertainty</w:t>
            </w:r>
            <w:r w:rsidR="00361FED">
              <w:rPr>
                <w:szCs w:val="28"/>
              </w:rPr>
              <w:t xml:space="preserve"> in the results</w:t>
            </w:r>
            <w:r w:rsidRPr="00D32967">
              <w:rPr>
                <w:szCs w:val="28"/>
              </w:rPr>
              <w:t>. Validation of the integrated model against plant data was performed for a wide range of loads</w:t>
            </w:r>
            <w:r w:rsidR="00082A62">
              <w:rPr>
                <w:szCs w:val="28"/>
              </w:rPr>
              <w:t xml:space="preserve"> and critical results were predicted </w:t>
            </w:r>
            <w:r w:rsidRPr="00D32967">
              <w:rPr>
                <w:szCs w:val="28"/>
              </w:rPr>
              <w:t>with</w:t>
            </w:r>
            <w:r w:rsidR="00077E73">
              <w:rPr>
                <w:szCs w:val="28"/>
              </w:rPr>
              <w:t>in</w:t>
            </w:r>
            <w:r w:rsidRPr="00D32967">
              <w:rPr>
                <w:szCs w:val="28"/>
              </w:rPr>
              <w:t xml:space="preserve"> 5-8% </w:t>
            </w:r>
            <w:r w:rsidR="00077E73">
              <w:rPr>
                <w:szCs w:val="28"/>
              </w:rPr>
              <w:t>of the measured results</w:t>
            </w:r>
            <w:r w:rsidRPr="00D32967">
              <w:rPr>
                <w:szCs w:val="28"/>
              </w:rPr>
              <w:t>. The validated model was subsequently used to investigate the effects of using a poor</w:t>
            </w:r>
            <w:r w:rsidR="00D32967">
              <w:rPr>
                <w:szCs w:val="28"/>
              </w:rPr>
              <w:t>-</w:t>
            </w:r>
            <w:r w:rsidRPr="00D32967">
              <w:rPr>
                <w:szCs w:val="28"/>
              </w:rPr>
              <w:t xml:space="preserve">quality fuel for the 100% maximum continuous rating (MCR) load case. </w:t>
            </w:r>
            <w:r w:rsidR="00A91916">
              <w:t>The uncertainties predicted by the surrogate model were propagated through the integrated model using the Monte Carlo technique, adding valuable insight into the operational limits of the power plant and the uncertainties associated with it</w:t>
            </w:r>
            <w:r w:rsidR="00EE1160">
              <w:t xml:space="preserve">. </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3BA84B8"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w:t>
      </w:r>
      <w:r w:rsidR="000665C0">
        <w:t xml:space="preserve">load-following characteristics </w:t>
      </w:r>
      <w:r>
        <w:t>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r w:rsidR="00B26087">
        <w:t>thermofluid</w:t>
      </w:r>
      <w:r>
        <w:t xml:space="preserve"> response of</w:t>
      </w:r>
      <w:r w:rsidR="00B63190">
        <w:t xml:space="preserve"> boilers and the impact on </w:t>
      </w:r>
      <w:r>
        <w:t>components at off</w:t>
      </w:r>
      <w:r w:rsidR="00CE1BBA">
        <w:noBreakHyphen/>
      </w:r>
      <w:r>
        <w:t>design conditions.</w:t>
      </w:r>
    </w:p>
    <w:p w14:paraId="2C9A2AAD" w14:textId="1407BAAE"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r w:rsidR="004847E7">
        <w:t>I</w:t>
      </w:r>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w:t>
      </w:r>
      <w:r w:rsidR="000665C0">
        <w:t xml:space="preserve"> flow and heat transfer phenomena</w:t>
      </w:r>
      <w:r w:rsidR="00141F44">
        <w:t xml:space="preserv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 xml:space="preserve">or </w:t>
      </w:r>
      <w:r w:rsidR="000665C0">
        <w:t>utility</w:t>
      </w:r>
      <w:r w:rsidR="002E4CCE">
        <w:noBreakHyphen/>
        <w:t xml:space="preserve">scale </w:t>
      </w:r>
      <w:r w:rsidR="008A152B">
        <w:t xml:space="preserve">boilers </w:t>
      </w:r>
      <w:r w:rsidR="00141F44">
        <w:t>t</w:t>
      </w:r>
      <w:r>
        <w:t>he associated computational burden</w:t>
      </w:r>
      <w:r w:rsidR="000665C0">
        <w:t xml:space="preserve"> practically</w:t>
      </w:r>
      <w:r>
        <w:t xml:space="preserve"> limits the use of CFD </w:t>
      </w:r>
      <w:r w:rsidR="00141F44">
        <w:t>to</w:t>
      </w:r>
      <w:r>
        <w:t xml:space="preserve"> steady</w:t>
      </w:r>
      <w:r w:rsidR="00602797">
        <w:t>-</w:t>
      </w:r>
      <w:r>
        <w:t>state analysis</w:t>
      </w:r>
      <w:r w:rsidR="002E4CCE">
        <w:t xml:space="preserve"> of specific areas of interest, such as the furnace and radiant </w:t>
      </w:r>
      <w:r w:rsidR="002E4CCE">
        <w:lastRenderedPageBreak/>
        <w:t xml:space="preserve">heat exchangers, </w:t>
      </w:r>
      <w:r w:rsidR="008A152B">
        <w:t xml:space="preserve">and does not allow for </w:t>
      </w:r>
      <w:r w:rsidR="002E4CCE">
        <w:t>integrated whole-boiler modelling</w:t>
      </w:r>
      <w:r w:rsidR="000665C0">
        <w:t xml:space="preserve"> in other words modelling the water- and flue gas-sides in a single model</w:t>
      </w:r>
      <w:r w:rsidR="002E4CCE">
        <w:t>.</w:t>
      </w:r>
      <w:r>
        <w:t xml:space="preserve"> </w:t>
      </w:r>
    </w:p>
    <w:p w14:paraId="44CF7E77" w14:textId="5BFF514A" w:rsidR="000F2716" w:rsidRDefault="0075054F" w:rsidP="00602797">
      <w:pPr>
        <w:spacing w:after="83" w:line="276" w:lineRule="auto"/>
        <w:ind w:left="-15"/>
      </w:pPr>
      <w:r>
        <w:t xml:space="preserve">Investigating the </w:t>
      </w:r>
      <w:r w:rsidR="007700E9">
        <w:t xml:space="preserve">integrated </w:t>
      </w:r>
      <w:r w:rsidR="006572C4">
        <w:t xml:space="preserve">whole-boiler </w:t>
      </w:r>
      <w:r w:rsidR="00B26087">
        <w:t>thermofluid</w:t>
      </w:r>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w:t>
      </w:r>
      <w:r w:rsidR="006572C4">
        <w:t xml:space="preserve">to allow for the integration of the two different </w:t>
      </w:r>
      <w:r w:rsidR="00764786">
        <w:t>models</w:t>
      </w:r>
      <w:r w:rsidR="00E203F9">
        <w:t>,</w:t>
      </w:r>
      <w:r w:rsidR="00764786">
        <w:t xml:space="preserve"> and</w:t>
      </w:r>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784646">
        <w:rPr>
          <w:color w:val="2F4F4F"/>
        </w:rPr>
        <w:t>, 9</w:t>
      </w:r>
      <w:r w:rsidR="00913DCF">
        <w:t>], which proved to reduce the computational effort by approximately 25%.  However, this is still not enough to allow direct integration of CFD into whole-boiler system analysis tools</w:t>
      </w:r>
      <w:r w:rsidR="004D5689">
        <w:t xml:space="preserve"> which </w:t>
      </w:r>
      <w:r w:rsidR="008B7FB6">
        <w:t>cannot</w:t>
      </w:r>
      <w:r w:rsidR="004D5689">
        <w:t xml:space="preserve"> be used to quickly analyse different operating cases</w:t>
      </w:r>
      <w:r w:rsidR="00913DCF">
        <w:t>.</w:t>
      </w:r>
    </w:p>
    <w:p w14:paraId="67337E6F" w14:textId="3898AFD9" w:rsidR="000F2716" w:rsidRDefault="00E978C9" w:rsidP="00602797">
      <w:pPr>
        <w:spacing w:line="276" w:lineRule="auto"/>
        <w:ind w:left="-15"/>
      </w:pPr>
      <w:r>
        <w:t>D</w:t>
      </w:r>
      <w:r w:rsidR="0075054F">
        <w:t xml:space="preserve">ata-driven surrogate models </w:t>
      </w:r>
      <w:r w:rsidR="00620238">
        <w:t>can potentially be used to reduce the computational burden introduce</w:t>
      </w:r>
      <w:r w:rsidR="00585544">
        <w:t>d</w:t>
      </w:r>
      <w:r w:rsidR="00620238">
        <w:t xml:space="preserve">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84646">
        <w:rPr>
          <w:color w:val="2F4F4F"/>
        </w:rPr>
        <w:t>10</w:t>
      </w:r>
      <w:r w:rsidR="0075054F">
        <w:t xml:space="preserve">]. Artificial neural networks (ANNs) are one of the </w:t>
      </w:r>
      <w:r w:rsidR="0069581B">
        <w:t>mo</w:t>
      </w:r>
      <w:r w:rsidR="002F47A8">
        <w:t>st</w:t>
      </w:r>
      <w:r w:rsidR="0069581B">
        <w:t xml:space="preserve"> popular </w:t>
      </w:r>
      <w:r w:rsidR="0075054F">
        <w:t>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w:t>
      </w:r>
      <w:r w:rsidR="00784646">
        <w:rPr>
          <w:color w:val="2F4F4F"/>
        </w:rPr>
        <w:t>1</w:t>
      </w:r>
      <w:r w:rsidR="0075054F">
        <w:t>]</w:t>
      </w:r>
      <w:ins w:id="0" w:author="Brad Rawlins" w:date="2022-05-11T14:28:00Z">
        <w:r w:rsidR="00D31684">
          <w:t>, gradient boosting models [</w:t>
        </w:r>
      </w:ins>
      <w:ins w:id="1" w:author="Brad Rawlins" w:date="2022-05-11T15:01:00Z">
        <w:r w:rsidR="003A484C">
          <w:t>12, 13</w:t>
        </w:r>
      </w:ins>
      <w:ins w:id="2" w:author="Brad Rawlins" w:date="2022-05-11T14:28:00Z">
        <w:r w:rsidR="00D31684">
          <w:t>]</w:t>
        </w:r>
      </w:ins>
      <w:del w:id="3" w:author="Brad Rawlins" w:date="2022-05-11T14:28:00Z">
        <w:r w:rsidR="0075054F" w:rsidDel="00D31684">
          <w:delText xml:space="preserve"> </w:delText>
        </w:r>
      </w:del>
      <w:r w:rsidR="0075054F">
        <w:t>and support vector machines [</w:t>
      </w:r>
      <w:commentRangeStart w:id="4"/>
      <w:r w:rsidR="0075054F">
        <w:rPr>
          <w:color w:val="2F4F4F"/>
        </w:rPr>
        <w:t>1</w:t>
      </w:r>
      <w:commentRangeEnd w:id="4"/>
      <w:r w:rsidR="000777AD">
        <w:rPr>
          <w:rStyle w:val="CommentReference"/>
        </w:rPr>
        <w:commentReference w:id="4"/>
      </w:r>
      <w:r w:rsidR="00910C3C">
        <w:rPr>
          <w:color w:val="2F4F4F"/>
        </w:rPr>
        <w:t>4</w:t>
      </w:r>
      <w:r w:rsidR="0075054F">
        <w:t>].</w:t>
      </w:r>
    </w:p>
    <w:p w14:paraId="3D86550C" w14:textId="4D61FB27" w:rsidR="000F2716" w:rsidRDefault="0075054F" w:rsidP="00602797">
      <w:pPr>
        <w:spacing w:line="276" w:lineRule="auto"/>
        <w:ind w:left="-15"/>
      </w:pPr>
      <w:r>
        <w:t xml:space="preserve">The works of Singh and </w:t>
      </w:r>
      <w:proofErr w:type="spellStart"/>
      <w:r>
        <w:t>Abbassi</w:t>
      </w:r>
      <w:proofErr w:type="spellEnd"/>
      <w:r>
        <w:t xml:space="preserve"> [</w:t>
      </w:r>
      <w:r>
        <w:rPr>
          <w:color w:val="2F4F4F"/>
        </w:rPr>
        <w:t>1</w:t>
      </w:r>
      <w:r w:rsidR="00910C3C">
        <w:rPr>
          <w:color w:val="2F4F4F"/>
        </w:rPr>
        <w:t>5</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w:t>
      </w:r>
      <w:r w:rsidR="00784646">
        <w:rPr>
          <w:color w:val="2F4F4F"/>
        </w:rPr>
        <w:t>1</w:t>
      </w:r>
      <w:r>
        <w:t xml:space="preserve">] made use of a fast set of reduced order models (ROMs), using the Kriging method, based </w:t>
      </w:r>
      <w:r w:rsidR="00602797">
        <w:t>o</w:t>
      </w:r>
      <w:r w:rsidR="00BD38F2">
        <w:t>n</w:t>
      </w:r>
      <w:r>
        <w:t xml:space="preserve"> CFD data to investigate the retrofitting of </w:t>
      </w:r>
      <w:r w:rsidR="0061683D">
        <w:t xml:space="preserve">a </w:t>
      </w:r>
      <w:r>
        <w:t xml:space="preserve">coal fired power plant under oxy-fuel conditions. Using an integrated ROM </w:t>
      </w:r>
      <w:r w:rsidR="000777AD">
        <w:t xml:space="preserve">with a </w:t>
      </w:r>
      <w:r>
        <w:t xml:space="preserve">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D0EB73E"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w:t>
      </w:r>
      <w:r w:rsidR="00910C3C">
        <w:rPr>
          <w:color w:val="2F4F4F"/>
        </w:rPr>
        <w:t>6</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proofErr w:type="spellStart"/>
      <w:r w:rsidR="00B26087">
        <w:t>thermofluid</w:t>
      </w:r>
      <w:proofErr w:type="spellEnd"/>
      <w:r w:rsidR="0075054F">
        <w:t xml:space="preserve"> response [</w:t>
      </w:r>
      <w:r w:rsidR="0075054F">
        <w:rPr>
          <w:color w:val="2F4F4F"/>
        </w:rPr>
        <w:t>1</w:t>
      </w:r>
      <w:r w:rsidR="00910C3C">
        <w:rPr>
          <w:color w:val="2F4F4F"/>
        </w:rPr>
        <w:t>7</w:t>
      </w:r>
      <w:r w:rsidR="0075054F">
        <w:t>]. The design space load uncertainty of a combined cooling, heating and power system was investigated by Lu et al [</w:t>
      </w:r>
      <w:r w:rsidR="0075054F">
        <w:rPr>
          <w:color w:val="2F4F4F"/>
        </w:rPr>
        <w:t>1</w:t>
      </w:r>
      <w:r w:rsidR="00910C3C">
        <w:rPr>
          <w:color w:val="2F4F4F"/>
        </w:rPr>
        <w:t>8</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53449505" w:rsidR="000F2716" w:rsidRDefault="0075054F" w:rsidP="00602797">
      <w:pPr>
        <w:spacing w:line="276" w:lineRule="auto"/>
        <w:ind w:left="-15"/>
      </w:pPr>
      <w:r>
        <w:t xml:space="preserve">It is noted that CFD cannot meet the </w:t>
      </w:r>
      <w:r w:rsidR="000777AD">
        <w:t xml:space="preserve">near </w:t>
      </w:r>
      <w:r>
        <w:t xml:space="preserve">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50350600"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w:t>
      </w:r>
      <w:r w:rsidR="004D2C48">
        <w:t xml:space="preserve"> [8, 9]</w:t>
      </w:r>
      <w:r>
        <w:t xml:space="preserve">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w:t>
      </w:r>
      <w:r>
        <w:lastRenderedPageBreak/>
        <w:t xml:space="preserve">frameworks were considered, namely a standard </w:t>
      </w:r>
      <w:r w:rsidR="000777AD">
        <w:t>multi-layer perceptron (</w:t>
      </w:r>
      <w:r>
        <w:t>MLP</w:t>
      </w:r>
      <w:r w:rsidR="000777AD">
        <w:t>)</w:t>
      </w:r>
      <w:r>
        <w:t xml:space="preserve"> and a</w:t>
      </w:r>
      <w:r w:rsidR="000777AD">
        <w:t xml:space="preserve"> </w:t>
      </w:r>
      <w:commentRangeStart w:id="5"/>
      <w:r w:rsidR="000777AD">
        <w:t>mixture density network (MDN)</w:t>
      </w:r>
      <w:commentRangeEnd w:id="5"/>
      <w:r w:rsidR="000777AD">
        <w:rPr>
          <w:rStyle w:val="CommentReference"/>
        </w:rPr>
        <w:commentReference w:id="5"/>
      </w:r>
      <w:r>
        <w:t xml:space="preserve">, where the latter allows the introduction 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(i.e. combustion product species, temperature and incident radiation flux) and heat-exchanger heat loads to the EV, SH2 and SH3 walls.</w:t>
      </w:r>
    </w:p>
    <w:p w14:paraId="5954B7DA" w14:textId="549EE814" w:rsidR="0001603F" w:rsidRDefault="0001603F" w:rsidP="0051658B">
      <w:pPr>
        <w:spacing w:line="276" w:lineRule="auto"/>
      </w:pPr>
      <w:r>
        <w:t xml:space="preserve">The network model is set up </w:t>
      </w:r>
      <w:r w:rsidR="008E39A7">
        <w:t xml:space="preserve">in the process modelling software, </w:t>
      </w:r>
      <w:proofErr w:type="spellStart"/>
      <w:r w:rsidR="008E39A7">
        <w:t>Flownex</w:t>
      </w:r>
      <w:proofErr w:type="spellEnd"/>
      <w:r w:rsidR="008E39A7">
        <w:t xml:space="preserve"> SE 2021</w:t>
      </w:r>
      <w:r w:rsidR="004421B4">
        <w:t xml:space="preserve"> [1</w:t>
      </w:r>
      <w:r w:rsidR="00910C3C">
        <w:t>9</w:t>
      </w:r>
      <w:r w:rsidR="004421B4">
        <w:t>]</w:t>
      </w:r>
      <w:r w:rsidR="008E39A7">
        <w:t>.</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w:t>
      </w:r>
      <w:r w:rsidR="00332C84">
        <w:lastRenderedPageBreak/>
        <w:t xml:space="preserve">different types of </w:t>
      </w:r>
      <w:r w:rsidR="00332C84" w:rsidRPr="00AF7153">
        <w:t>components</w:t>
      </w:r>
      <w:r w:rsidR="00332C84">
        <w:t xml:space="preserve">.  </w:t>
      </w:r>
      <w:r w:rsidR="00656C23">
        <w:t xml:space="preserve">It is also possible </w:t>
      </w:r>
      <w:r w:rsidR="00067B63">
        <w:t>to</w:t>
      </w:r>
      <w:r w:rsidR="00332C84" w:rsidRPr="00AF7153">
        <w:t xml:space="preserve"> add control elements to obtain a complete integrated dynamic system simulation model</w:t>
      </w:r>
      <w:r w:rsidR="00332C84">
        <w:t xml:space="preserve"> of a plant, sub</w:t>
      </w:r>
      <w:r w:rsidR="00332C84">
        <w:noBreakHyphen/>
        <w:t xml:space="preserve">system or component. </w:t>
      </w:r>
    </w:p>
    <w:p w14:paraId="12107273" w14:textId="6F89F8EA" w:rsidR="006D0C1E" w:rsidRDefault="001F33DB" w:rsidP="0051658B">
      <w:pPr>
        <w:spacing w:line="276" w:lineRule="auto"/>
      </w:pPr>
      <w:r>
        <w:t xml:space="preserve">In the current work a </w:t>
      </w:r>
      <w:r w:rsidR="0051658B" w:rsidRPr="00836038">
        <w:rPr>
          <w:i/>
          <w:iCs/>
        </w:rPr>
        <w:t>C#</w:t>
      </w:r>
      <w:r w:rsidR="0051658B">
        <w:t xml:space="preserve"> script is used to access the Python application programming interface (API). This allows for predictions to be made using the trained MDN model</w:t>
      </w:r>
      <w:r w:rsidR="00AB73DC">
        <w:t xml:space="preserve"> developed in Python code</w:t>
      </w:r>
      <w:r w:rsidR="0051658B">
        <w:t xml:space="preserve">. The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13"/>
                          <a:stretch>
                            <a:fillRect/>
                          </a:stretch>
                        </pic:blipFill>
                        <pic:spPr>
                          <a:xfrm>
                            <a:off x="0" y="0"/>
                            <a:ext cx="5486400" cy="3190903"/>
                          </a:xfrm>
                          <a:prstGeom prst="rect">
                            <a:avLst/>
                          </a:prstGeom>
                        </pic:spPr>
                      </pic:pic>
                    </wpc:wpc>
                  </a:graphicData>
                </a:graphic>
              </wp:inline>
            </w:drawing>
          </mc:Choice>
          <mc:Fallback xmlns:oel="http://schemas.microsoft.com/office/2019/extlst">
            <w:pict>
              <v:group w14:anchorId="30387737"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4" o:title=""/>
                </v:shape>
                <w10:anchorlock/>
              </v:group>
            </w:pict>
          </mc:Fallback>
        </mc:AlternateContent>
      </w:r>
    </w:p>
    <w:p w14:paraId="70319D94" w14:textId="44FCB7B3" w:rsidR="0051658B" w:rsidRDefault="0051658B" w:rsidP="0051658B">
      <w:pPr>
        <w:spacing w:after="136" w:line="259" w:lineRule="auto"/>
        <w:ind w:right="65" w:firstLine="0"/>
        <w:jc w:val="right"/>
      </w:pP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 xml:space="preserve">convective pass (i.e.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1B1F2D5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MDN models</w:t>
      </w:r>
      <w:r w:rsidR="00602797">
        <w:t>.</w:t>
      </w:r>
    </w:p>
    <w:p w14:paraId="43F0C545" w14:textId="2671D679" w:rsidR="000F2716" w:rsidRDefault="0075054F" w:rsidP="00602797">
      <w:pPr>
        <w:pStyle w:val="Heading2"/>
        <w:numPr>
          <w:ilvl w:val="0"/>
          <w:numId w:val="0"/>
        </w:numPr>
        <w:ind w:left="10"/>
      </w:pPr>
      <w:r>
        <w:t xml:space="preserve">2.1. </w:t>
      </w:r>
      <w:r w:rsidR="008E7D4B">
        <w:t>Multivariate l</w:t>
      </w:r>
      <w:r>
        <w:t>inear regression</w:t>
      </w:r>
    </w:p>
    <w:p w14:paraId="06CCC97A" w14:textId="272B56EB" w:rsidR="000F2716" w:rsidRPr="00D32967" w:rsidRDefault="006B6AE7" w:rsidP="00D32967">
      <w:pPr>
        <w:spacing w:after="253"/>
        <w:ind w:left="-15"/>
      </w:pPr>
      <w:r>
        <w:t xml:space="preserve">A </w:t>
      </w:r>
      <w:r w:rsidR="008E7D4B">
        <w:t xml:space="preserve">multivariate </w:t>
      </w:r>
      <w:r w:rsidR="0075054F">
        <w:t xml:space="preserve">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w:t>
      </w:r>
      <w:r w:rsidR="008E7D4B">
        <w:t xml:space="preserve"> linear</w:t>
      </w:r>
      <w:r w:rsidR="0075054F">
        <w:t xml:space="preserve"> relationship between the dependent and independent variables [</w:t>
      </w:r>
      <w:r w:rsidR="00910C3C">
        <w:rPr>
          <w:color w:val="2F4F4F"/>
        </w:rPr>
        <w:t>20</w:t>
      </w:r>
      <w:r w:rsidR="0075054F">
        <w:t xml:space="preserve">]. The representation of the </w:t>
      </w:r>
      <w:r w:rsidR="0075054F">
        <w:rPr>
          <w:i/>
        </w:rPr>
        <w:t>𝑖</w:t>
      </w:r>
      <w:r w:rsidR="0075054F">
        <w:t>-</w:t>
      </w:r>
      <w:proofErr w:type="spellStart"/>
      <w:r w:rsidR="0075054F">
        <w:t>th</w:t>
      </w:r>
      <w:proofErr w:type="spellEnd"/>
      <w:r w:rsidR="0075054F">
        <w:t xml:space="preserve"> dependent variable </w:t>
      </w:r>
      <w:r w:rsidR="0075054F" w:rsidRPr="00347D54">
        <w:t>(𝑦</w:t>
      </w:r>
      <w:r w:rsidR="0075054F" w:rsidRPr="00347D54">
        <w:rPr>
          <w:vertAlign w:val="subscript"/>
        </w:rPr>
        <w:t>𝑖</w:t>
      </w:r>
      <w:r w:rsidR="00D32967">
        <w:rPr>
          <w:i/>
          <w:vertAlign w:val="subscript"/>
        </w:rPr>
        <w:t xml:space="preserve"> </w:t>
      </w:r>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A226E8"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w:t>
      </w:r>
      <w:proofErr w:type="spellStart"/>
      <w:r>
        <w:t>th</w:t>
      </w:r>
      <w:proofErr w:type="spellEnd"/>
      <w:r>
        <w:t xml:space="preserve">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1EE25B6"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w:t>
      </w:r>
      <w:r w:rsidR="008E7D4B">
        <w:t xml:space="preserve">Multivariate </w:t>
      </w:r>
      <w:r w:rsidR="0075054F">
        <w:t xml:space="preserve">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A55281">
        <w:rPr>
          <w:color w:val="2F4F4F"/>
        </w:rPr>
        <w:t>10</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A226E8"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46B00C3" w:rsidR="000F2716" w:rsidRDefault="00D31684" w:rsidP="00347D54">
      <w:pPr>
        <w:tabs>
          <w:tab w:val="center" w:pos="795"/>
          <w:tab w:val="center" w:pos="1481"/>
          <w:tab w:val="center" w:pos="1876"/>
          <w:tab w:val="center" w:pos="2332"/>
          <w:tab w:val="right" w:pos="9332"/>
        </w:tabs>
        <w:spacing w:after="1" w:line="259" w:lineRule="auto"/>
        <w:ind w:right="-17"/>
        <w:jc w:val="left"/>
      </w:pPr>
      <w:r>
        <w:t xml:space="preserve">In the present work </w:t>
      </w:r>
      <w:r>
        <w:t>we utilised the gradient descent algorithm</w:t>
      </w:r>
      <w:r>
        <w:t xml:space="preserve"> </w:t>
      </w:r>
      <w:r>
        <w:t>[</w:t>
      </w:r>
      <w:r w:rsidR="00910C3C">
        <w:rPr>
          <w:color w:val="2F4F4F"/>
        </w:rPr>
        <w:t>20</w:t>
      </w:r>
      <w:r>
        <w:t xml:space="preserve">] </w:t>
      </w:r>
      <w:r>
        <w:t>t</w:t>
      </w:r>
      <w:r w:rsidR="0075054F">
        <w:t>o minimize the cost function</w:t>
      </w:r>
      <w:commentRangeStart w:id="6"/>
      <w:r>
        <w:t>. The gradient descent algorithm is</w:t>
      </w:r>
      <w:r w:rsidR="0075054F">
        <w:t xml:space="preserve"> an iterative procedure used to find the local minimum/maximum. </w:t>
      </w:r>
      <w:commentRangeEnd w:id="6"/>
      <w:r w:rsidR="008E7D4B">
        <w:rPr>
          <w:rStyle w:val="CommentReference"/>
        </w:rPr>
        <w:commentReference w:id="6"/>
      </w:r>
      <w:r w:rsidR="0075054F">
        <w:t>Considering the cost function as a function of the weight</w:t>
      </w:r>
      <w:r w:rsidR="00A50EB6">
        <w:t>,</w:t>
      </w:r>
      <w:r w:rsidR="0075054F">
        <w:t xml:space="preserve"> the algorithm can be written as shown in Equation </w:t>
      </w:r>
      <w:r w:rsidR="0075054F">
        <w:rPr>
          <w:color w:val="2F4F4F"/>
        </w:rPr>
        <w:t>3</w:t>
      </w:r>
      <w:r w:rsidR="0075054F">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A226E8"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7E038B33" w:rsidR="00347D54" w:rsidRDefault="00347D54" w:rsidP="00347D54">
      <w:pPr>
        <w:spacing w:after="0" w:line="240" w:lineRule="auto"/>
        <w:ind w:firstLine="0"/>
      </w:pP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808F71C" w:rsidR="000F2716" w:rsidRDefault="0075054F" w:rsidP="00347D54">
      <w:pPr>
        <w:spacing w:line="276" w:lineRule="auto"/>
        <w:ind w:left="-15"/>
      </w:pPr>
      <w:r>
        <w:t xml:space="preserve">In most cases the relationship between the dependent and independent variables are not linear. Special </w:t>
      </w:r>
      <w:r w:rsidR="003D2986">
        <w:t>non-linear</w:t>
      </w:r>
      <w:r>
        <w:t xml:space="preserve"> basis models, such as polynomial, </w:t>
      </w:r>
      <w:r w:rsidR="00602797">
        <w:t>sinusoidal,</w:t>
      </w:r>
      <w:r>
        <w:t xml:space="preserve"> and radial can be used to optimize the training results [</w:t>
      </w:r>
      <w:r w:rsidR="00910C3C">
        <w:t>2</w:t>
      </w:r>
      <w:r>
        <w:rPr>
          <w:color w:val="2F4F4F"/>
        </w:rPr>
        <w:t>1</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385875BA" w:rsidR="00347D54" w:rsidRDefault="0075054F" w:rsidP="00347D54">
      <w:pPr>
        <w:spacing w:after="0" w:line="276" w:lineRule="auto"/>
        <w:ind w:left="-15"/>
      </w:pPr>
      <w:r>
        <w:t xml:space="preserve">Artificial neural networks (ANN) are machine learning systems inspired by biological </w:t>
      </w:r>
      <w:r w:rsidR="00537410">
        <w:t>neural activity</w:t>
      </w:r>
      <w:r w:rsidR="00910C3C">
        <w:t xml:space="preserve"> </w:t>
      </w:r>
      <w:r>
        <w:t>[</w:t>
      </w:r>
      <w:r w:rsidR="00910C3C">
        <w:t>2</w:t>
      </w:r>
      <w:r>
        <w:rPr>
          <w:color w:val="2F4F4F"/>
        </w:rPr>
        <w:t>1</w:t>
      </w:r>
      <w:r>
        <w:t>]. There are many classifications of ANNs, with multilayer perception networks (MLP) being the standard representation [</w:t>
      </w:r>
      <w:r w:rsidR="00A55281">
        <w:rPr>
          <w:color w:val="2F4F4F"/>
        </w:rPr>
        <w:t>2</w:t>
      </w:r>
      <w:r w:rsidR="00910C3C">
        <w:rPr>
          <w:color w:val="2F4F4F"/>
        </w:rPr>
        <w:t>2</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w:t>
      </w:r>
      <w:r>
        <w:lastRenderedPageBreak/>
        <w:t xml:space="preserve">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A226E8"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05A52C9"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A55281">
        <w:rPr>
          <w:color w:val="2F4F4F"/>
        </w:rPr>
        <w:t>2</w:t>
      </w:r>
      <w:r w:rsidR="00910C3C">
        <w:rPr>
          <w:color w:val="2F4F4F"/>
        </w:rPr>
        <w:t>2</w:t>
      </w:r>
      <w:r w:rsidR="0075054F">
        <w:t>], with the final</w:t>
      </w:r>
      <w:r>
        <w:t xml:space="preserve"> </w:t>
      </w:r>
      <w:r w:rsidR="0075054F">
        <w:t>layer activation function usually being linear for regression models</w:t>
      </w:r>
      <w:commentRangeStart w:id="7"/>
      <w:r w:rsidR="0075054F">
        <w:t xml:space="preserve">. The current work makes use of </w:t>
      </w:r>
      <w:proofErr w:type="spellStart"/>
      <w:r w:rsidR="0075054F">
        <w:t>ReLu</w:t>
      </w:r>
      <w:proofErr w:type="spellEnd"/>
      <w:ins w:id="8" w:author="Brad Rawlins" w:date="2022-05-11T15:30:00Z">
        <w:r w:rsidR="00537D19">
          <w:t xml:space="preserve"> </w:t>
        </w:r>
        <w:r w:rsidR="00537D19">
          <w:t xml:space="preserve">for the hidden layers, since the </w:t>
        </w:r>
        <w:proofErr w:type="spellStart"/>
        <w:r w:rsidR="00537D19">
          <w:t>ReLu</w:t>
        </w:r>
        <w:proofErr w:type="spellEnd"/>
        <w:r w:rsidR="00537D19">
          <w:t xml:space="preserve"> are simple</w:t>
        </w:r>
      </w:ins>
      <w:ins w:id="9" w:author="Brad Rawlins" w:date="2022-05-11T15:31:00Z">
        <w:r w:rsidR="00537D19">
          <w:t xml:space="preserve"> to impl</w:t>
        </w:r>
      </w:ins>
      <w:ins w:id="10" w:author="Brad Rawlins" w:date="2022-05-11T15:32:00Z">
        <w:r w:rsidR="00537D19">
          <w:t>ement</w:t>
        </w:r>
      </w:ins>
      <w:ins w:id="11" w:author="Brad Rawlins" w:date="2022-05-11T15:31:00Z">
        <w:r w:rsidR="00537D19">
          <w:t xml:space="preserve"> and fast to compute</w:t>
        </w:r>
      </w:ins>
      <w:ins w:id="12" w:author="Brad Rawlins" w:date="2022-05-11T15:35:00Z">
        <w:r w:rsidR="003102AC">
          <w:t xml:space="preserve"> </w:t>
        </w:r>
      </w:ins>
      <w:ins w:id="13" w:author="Brad Rawlins" w:date="2022-05-11T15:34:00Z">
        <w:r w:rsidR="003102AC">
          <w:t>[10],</w:t>
        </w:r>
      </w:ins>
      <w:r w:rsidR="0075054F">
        <w:t xml:space="preserve"> and</w:t>
      </w:r>
      <w:r w:rsidR="003102AC">
        <w:t xml:space="preserve"> a</w:t>
      </w:r>
      <w:r w:rsidR="0075054F">
        <w:t xml:space="preserve"> linear activation function</w:t>
      </w:r>
      <w:ins w:id="14" w:author="Brad Rawlins" w:date="2022-05-11T15:30:00Z">
        <w:r w:rsidR="00537D19">
          <w:t xml:space="preserve"> for output layer</w:t>
        </w:r>
      </w:ins>
      <w:ins w:id="15" w:author="Brad Rawlins" w:date="2022-05-11T15:35:00Z">
        <w:r w:rsidR="003102AC">
          <w:t>/</w:t>
        </w:r>
        <w:proofErr w:type="gramStart"/>
        <w:r w:rsidR="003102AC">
          <w:t>s</w:t>
        </w:r>
      </w:ins>
      <w:ins w:id="16" w:author="Brad Rawlins" w:date="2022-05-11T15:30:00Z">
        <w:r w:rsidR="00537D19">
          <w:t xml:space="preserve">. </w:t>
        </w:r>
      </w:ins>
      <w:r w:rsidR="0075054F">
        <w:t>.</w:t>
      </w:r>
      <w:commentRangeEnd w:id="7"/>
      <w:proofErr w:type="gramEnd"/>
      <w:r w:rsidR="00537410">
        <w:rPr>
          <w:rStyle w:val="CommentReference"/>
        </w:rPr>
        <w:commentReference w:id="7"/>
      </w:r>
      <w:r w:rsidR="0075054F">
        <w:t xml:space="preserve">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r w:rsidR="00BC66A5">
        <w:rPr>
          <w:sz w:val="18"/>
        </w:rPr>
        <w:t>.</w:t>
      </w:r>
    </w:p>
    <w:p w14:paraId="21DB241A" w14:textId="77777777" w:rsidR="009E418B" w:rsidRDefault="009E418B">
      <w:pPr>
        <w:spacing w:after="187"/>
        <w:ind w:left="-15"/>
      </w:pPr>
    </w:p>
    <w:p w14:paraId="2292BE16" w14:textId="71348C56" w:rsidR="009E418B" w:rsidRPr="009224B5" w:rsidRDefault="00A226E8"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A226E8">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14BDDA86"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sidR="00A55281">
        <w:t>2</w:t>
      </w:r>
      <w:r w:rsidR="00910C3C">
        <w:rPr>
          <w:color w:val="2F4F4F"/>
        </w:rPr>
        <w:t>3</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sidR="00A55281">
        <w:rPr>
          <w:color w:val="2F4F4F"/>
        </w:rPr>
        <w:t>2</w:t>
      </w:r>
      <w:r w:rsidR="00910C3C">
        <w:rPr>
          <w:color w:val="2F4F4F"/>
        </w:rPr>
        <w:t>2</w:t>
      </w:r>
      <w:r>
        <w:t>] alternative to the gradient descent algorithm</w:t>
      </w:r>
      <w:r w:rsidR="00E45B10">
        <w:t>,</w:t>
      </w:r>
      <w:r>
        <w:t xml:space="preserve"> </w:t>
      </w:r>
      <w:r w:rsidR="00E45B10">
        <w:t>which</w:t>
      </w:r>
      <w:r>
        <w:t xml:space="preserve"> is illustrated in Equation </w:t>
      </w:r>
      <w:r>
        <w:rPr>
          <w:color w:val="2F4F4F"/>
        </w:rPr>
        <w:t>6</w:t>
      </w:r>
      <w:r>
        <w:t xml:space="preserve">. Forward- and </w:t>
      </w:r>
      <w:r>
        <w:lastRenderedPageBreak/>
        <w:t>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A226E8"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A226E8"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A226E8"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A226E8"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2AB1DAE7"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w:t>
      </w:r>
      <w:commentRangeStart w:id="17"/>
      <w:r>
        <w:rPr>
          <w:vertAlign w:val="superscript"/>
        </w:rPr>
        <w:t>8</w:t>
      </w:r>
      <w:commentRangeEnd w:id="17"/>
      <w:r w:rsidR="004D1779">
        <w:rPr>
          <w:rStyle w:val="CommentReference"/>
        </w:rPr>
        <w:commentReference w:id="17"/>
      </w:r>
      <w:ins w:id="18" w:author="Brad Rawlins" w:date="2022-05-11T14:42:00Z">
        <w:r w:rsidR="003D2986">
          <w:rPr>
            <w:vertAlign w:val="superscript"/>
          </w:rPr>
          <w:t xml:space="preserve"> </w:t>
        </w:r>
        <w:r w:rsidR="003D2986">
          <w:t>.</w:t>
        </w:r>
        <w:r w:rsidR="003D2986" w:rsidRPr="003D2986">
          <w:t xml:space="preserve"> </w:t>
        </w:r>
        <w:r w:rsidR="003D2986">
          <w:t xml:space="preserve">In the present work various learning rates were investigated during the hyper-parameter search for both the </w:t>
        </w:r>
        <w:r w:rsidR="003D2986">
          <w:rPr>
            <w:u w:val="single"/>
          </w:rPr>
          <w:t>MLP</w:t>
        </w:r>
        <w:r w:rsidR="003D2986">
          <w:t xml:space="preserve"> and </w:t>
        </w:r>
        <w:r w:rsidR="003D2986">
          <w:rPr>
            <w:u w:val="single"/>
          </w:rPr>
          <w:t>MDN</w:t>
        </w:r>
        <w:r w:rsidR="003D2986">
          <w:t xml:space="preserve"> neural architectures</w:t>
        </w:r>
      </w:ins>
      <w:r>
        <w:t>.</w:t>
      </w:r>
    </w:p>
    <w:p w14:paraId="1618717A" w14:textId="77777777" w:rsidR="000F2716" w:rsidRDefault="0075054F">
      <w:pPr>
        <w:pStyle w:val="Heading2"/>
        <w:numPr>
          <w:ilvl w:val="0"/>
          <w:numId w:val="0"/>
        </w:numPr>
        <w:ind w:left="-5"/>
      </w:pPr>
      <w:r>
        <w:t>2.3. Mixture density networks (MDNs)</w:t>
      </w:r>
    </w:p>
    <w:p w14:paraId="42C60D5E" w14:textId="52750266"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 xml:space="preserve">used in </w:t>
      </w:r>
      <w:r w:rsidR="004D1779">
        <w:t xml:space="preserve">transient </w:t>
      </w:r>
      <w:r>
        <w:t>applications with at least one feedback loop [</w:t>
      </w:r>
      <w:r>
        <w:rPr>
          <w:color w:val="2F4F4F"/>
        </w:rPr>
        <w:t>2</w:t>
      </w:r>
      <w:r w:rsidR="00910C3C">
        <w:rPr>
          <w:color w:val="2F4F4F"/>
        </w:rPr>
        <w:t>4</w:t>
      </w:r>
      <w:r>
        <w:t xml:space="preserve">]. </w:t>
      </w:r>
    </w:p>
    <w:p w14:paraId="6C10E7CD" w14:textId="5F99998F" w:rsidR="00105112" w:rsidRDefault="00105112">
      <w:pPr>
        <w:spacing w:after="0"/>
        <w:ind w:left="-15"/>
      </w:pPr>
    </w:p>
    <w:p w14:paraId="4BB4C472" w14:textId="49F5CE1E"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21294601" w:rsidR="000F2716" w:rsidRDefault="0075054F">
      <w:pPr>
        <w:spacing w:after="111" w:line="302" w:lineRule="auto"/>
        <w:ind w:left="-15"/>
      </w:pPr>
      <w:r>
        <w:t xml:space="preserve">A schematic of a simple 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lastRenderedPageBreak/>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6"/>
                    <a:stretch>
                      <a:fillRect/>
                    </a:stretch>
                  </pic:blipFill>
                  <pic:spPr>
                    <a:xfrm>
                      <a:off x="0" y="0"/>
                      <a:ext cx="3609975" cy="2209800"/>
                    </a:xfrm>
                    <a:prstGeom prst="rect">
                      <a:avLst/>
                    </a:prstGeom>
                  </pic:spPr>
                </pic:pic>
              </a:graphicData>
            </a:graphic>
          </wp:inline>
        </w:drawing>
      </w:r>
    </w:p>
    <w:p w14:paraId="4F2D7949" w14:textId="476F4897" w:rsidR="000F2716" w:rsidRDefault="0075054F">
      <w:pPr>
        <w:spacing w:after="406" w:line="265" w:lineRule="auto"/>
        <w:ind w:left="10" w:hanging="10"/>
        <w:jc w:val="center"/>
      </w:pPr>
      <w:r>
        <w:rPr>
          <w:sz w:val="18"/>
        </w:rPr>
        <w:t xml:space="preserve">Figure </w:t>
      </w:r>
      <w:r w:rsidR="0051658B">
        <w:rPr>
          <w:sz w:val="18"/>
        </w:rPr>
        <w:t>4</w:t>
      </w:r>
      <w:r>
        <w:rPr>
          <w:sz w:val="18"/>
        </w:rPr>
        <w:t>: Simple MDN network</w:t>
      </w:r>
      <w:r w:rsidR="00BC66A5">
        <w:rPr>
          <w:sz w:val="18"/>
        </w:rPr>
        <w:t>.</w:t>
      </w:r>
    </w:p>
    <w:p w14:paraId="1E92BFE3" w14:textId="6DE9D3FA" w:rsidR="000F2716" w:rsidRDefault="0075054F" w:rsidP="00A74957">
      <w:pPr>
        <w:spacing w:after="141" w:line="276" w:lineRule="auto"/>
        <w:ind w:left="-15" w:right="-15" w:firstLine="299"/>
        <w:jc w:val="left"/>
      </w:pPr>
      <w:r>
        <w:t>Bishop [</w:t>
      </w:r>
      <w:r>
        <w:rPr>
          <w:color w:val="2F4F4F"/>
        </w:rPr>
        <w:t>2</w:t>
      </w:r>
      <w:r w:rsidR="00910C3C">
        <w:rPr>
          <w:color w:val="2F4F4F"/>
        </w:rPr>
        <w:t>5</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w:t>
      </w:r>
      <w:proofErr w:type="spellStart"/>
      <w:r>
        <w:t>Softmax</w:t>
      </w:r>
      <w:proofErr w:type="spellEnd"/>
      <w:r>
        <w:t xml:space="preserve">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A226E8"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4D044370"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A55281">
        <w:t>(</w:t>
      </w:r>
      <w:r w:rsidR="0075054F">
        <w:rPr>
          <w:color w:val="2F4F4F"/>
        </w:rPr>
        <w:t>10</w:t>
      </w:r>
      <w:r w:rsidR="00A55281">
        <w:rPr>
          <w:color w:val="2F4F4F"/>
        </w:rPr>
        <w:t>)</w:t>
      </w:r>
      <w:r w:rsidR="0075054F">
        <w:rPr>
          <w:color w:val="2F4F4F"/>
        </w:rPr>
        <w:t xml:space="preserve">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A226E8"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A226E8"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B614F17" w:rsidR="000F2716" w:rsidRDefault="00D163B2" w:rsidP="0006671F">
      <w:pPr>
        <w:spacing w:after="0"/>
        <w:ind w:left="-15" w:firstLine="0"/>
      </w:pPr>
      <w:r>
        <w:t>b</w:t>
      </w:r>
      <w:r w:rsidR="0075054F">
        <w:t>atch</w:t>
      </w:r>
      <w:r w:rsidR="007A0150">
        <w:t>.</w:t>
      </w:r>
      <w:r w:rsidR="0075054F">
        <w:t xml:space="preserve"> </w:t>
      </w:r>
      <w:r w:rsidR="007A0150">
        <w:t>T</w:t>
      </w:r>
      <w:r w:rsidR="0075054F">
        <w:t xml:space="preserve">his is shown in Equation </w:t>
      </w:r>
      <w:r w:rsidR="00A55281">
        <w:t>(</w:t>
      </w:r>
      <w:r w:rsidR="0075054F">
        <w:rPr>
          <w:color w:val="2F4F4F"/>
        </w:rPr>
        <w:t>11</w:t>
      </w:r>
      <w:r w:rsidR="00A55281">
        <w:rPr>
          <w:color w:val="2F4F4F"/>
        </w:rPr>
        <w:t>)</w:t>
      </w:r>
      <w:r w:rsidR="0075054F">
        <w:t>.</w:t>
      </w:r>
    </w:p>
    <w:p w14:paraId="1C64D949" w14:textId="63F078FE" w:rsidR="0006671F" w:rsidRDefault="0006671F" w:rsidP="0006671F">
      <w:pPr>
        <w:spacing w:after="0"/>
        <w:ind w:left="-15" w:firstLine="0"/>
      </w:pPr>
    </w:p>
    <w:p w14:paraId="1B5EA050" w14:textId="1D2F3169" w:rsidR="0006671F" w:rsidRDefault="00A226E8"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09414ECE" w14:textId="0BFE93CE" w:rsidR="000F2716" w:rsidRDefault="0075054F" w:rsidP="003D2986">
      <w:pPr>
        <w:spacing w:after="10"/>
        <w:ind w:left="299" w:firstLine="0"/>
      </w:pPr>
      <w:r>
        <w:t xml:space="preserve">A steady-state multiphase non-thermal equilibrium CFD model was used to generate the </w:t>
      </w:r>
      <w:r w:rsidR="002C5C5F">
        <w:t>training</w:t>
      </w:r>
      <w:r w:rsidR="00C62D2E">
        <w:t xml:space="preserve"> and testing</w:t>
      </w:r>
      <w:r w:rsidR="002C5C5F">
        <w:t xml:space="preserve"> </w:t>
      </w:r>
      <w:r>
        <w:t>data, which wa</w:t>
      </w:r>
      <w:r w:rsidR="001C7C2B">
        <w:t xml:space="preserve">s </w:t>
      </w: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0B32440F" w:rsidR="0085154E" w:rsidRDefault="0075054F">
      <w:pPr>
        <w:ind w:left="-15"/>
      </w:pPr>
      <w:r>
        <w:t xml:space="preserve">The current study makes use of </w:t>
      </w:r>
      <w:r w:rsidR="001D1665">
        <w:t>an existing steady-state multiphase CFD model</w:t>
      </w:r>
      <w:r w:rsidR="00A55281">
        <w:t xml:space="preserve"> [8, 9]</w:t>
      </w:r>
      <w:r w:rsidR="001D1665">
        <w:t xml:space="preserve"> of the boiler under investigation </w:t>
      </w:r>
      <w:r w:rsidR="0085154E">
        <w:t xml:space="preserve">using </w:t>
      </w:r>
      <w:r>
        <w:t>the commercial CFD software package ANSYS</w:t>
      </w:r>
      <w:r>
        <w:rPr>
          <w:sz w:val="15"/>
        </w:rPr>
        <w:t xml:space="preserve">® </w:t>
      </w:r>
      <w:r>
        <w:t xml:space="preserve">Fluent 2019 R3 to resolve the fluid flow, heat </w:t>
      </w:r>
      <w:r>
        <w:lastRenderedPageBreak/>
        <w:t>transfer and combustion processes.</w:t>
      </w:r>
      <w:r w:rsidR="0085154E">
        <w:t xml:space="preserve"> This section provides a short overview of the model</w:t>
      </w:r>
      <w:r w:rsidR="00531FCD">
        <w:t xml:space="preserve"> for the sake of completeness</w:t>
      </w:r>
      <w:r w:rsidR="0085154E">
        <w:t>.</w:t>
      </w:r>
    </w:p>
    <w:p w14:paraId="287EAAA0" w14:textId="5DB17B5F" w:rsidR="000F2716" w:rsidRDefault="003102AC" w:rsidP="007C5EA0">
      <w:pPr>
        <w:ind w:left="-15"/>
      </w:pPr>
      <w:ins w:id="19" w:author="Brad Rawlins" w:date="2022-05-11T15:40:00Z">
        <w:r>
          <w:t>The modelled boiler</w:t>
        </w:r>
      </w:ins>
      <w:ins w:id="20" w:author="Brad Rawlins" w:date="2022-05-11T15:41:00Z">
        <w:r>
          <w:t xml:space="preserve"> consisted of a furnace with a depth of 13.77 (m), width of 24.01 (m) and maximum height of 64 (m)</w:t>
        </w:r>
      </w:ins>
      <w:ins w:id="21" w:author="Brad Rawlins" w:date="2022-05-11T15:42:00Z">
        <w:r>
          <w:t xml:space="preserve">. </w:t>
        </w:r>
      </w:ins>
      <w:ins w:id="22" w:author="Brad Rawlins" w:date="2022-05-11T15:39:00Z">
        <w:r>
          <w:t xml:space="preserve">The CFD computation domain </w:t>
        </w:r>
      </w:ins>
      <w:r w:rsidR="0006671F">
        <w:t>wa</w:t>
      </w:r>
      <w:r w:rsidR="0075054F">
        <w:t xml:space="preserve">s </w:t>
      </w:r>
      <w:ins w:id="23" w:author="Brad Rawlins" w:date="2022-05-11T15:43:00Z">
        <w:r>
          <w:t>created for half</w:t>
        </w:r>
      </w:ins>
      <w:ins w:id="24" w:author="Brad Rawlins" w:date="2022-05-11T15:46:00Z">
        <w:r w:rsidR="00D23B5E">
          <w:t xml:space="preserve"> of</w:t>
        </w:r>
      </w:ins>
      <w:ins w:id="25" w:author="Brad Rawlins" w:date="2022-05-11T15:43:00Z">
        <w:r>
          <w:t xml:space="preserve"> the furnace width</w:t>
        </w:r>
        <w:r>
          <w:t xml:space="preserve"> </w:t>
        </w:r>
        <w:r>
          <w:t>and has</w:t>
        </w:r>
      </w:ins>
      <w:r w:rsidR="0075054F">
        <w:t xml:space="preserve"> a symmetry </w:t>
      </w:r>
      <w:ins w:id="26" w:author="Brad Rawlins" w:date="2022-05-11T15:44:00Z">
        <w:r>
          <w:t>boundary condition</w:t>
        </w:r>
        <w:r w:rsidR="0057332B">
          <w:t xml:space="preserve"> </w:t>
        </w:r>
      </w:ins>
      <w:ins w:id="27" w:author="Brad Rawlins" w:date="2022-05-11T15:47:00Z">
        <w:r w:rsidR="00D23B5E">
          <w:t>located at 12.0 (m)</w:t>
        </w:r>
      </w:ins>
      <w:r w:rsidR="0075054F">
        <w:t>.</w:t>
      </w:r>
      <w:ins w:id="28" w:author="Brad Rawlins" w:date="2022-05-11T15:44:00Z">
        <w:r w:rsidR="0057332B">
          <w:t xml:space="preserve"> This was done to reduce the total cell count of the numerical mesh.</w:t>
        </w:r>
      </w:ins>
      <w:r w:rsidR="0075054F">
        <w:t xml:space="preserve"> Figure </w:t>
      </w:r>
      <w:r w:rsidR="007B421E">
        <w:rPr>
          <w:color w:val="2F4F4F"/>
        </w:rPr>
        <w:t>5</w:t>
      </w:r>
      <w:r w:rsidR="0075054F">
        <w:rPr>
          <w:color w:val="2F4F4F"/>
        </w:rPr>
        <w:t xml:space="preserve"> </w:t>
      </w:r>
      <w:r w:rsidR="0075054F">
        <w:t>highlights the computational domain and defines the important boundary conditions.</w:t>
      </w:r>
      <w:r w:rsidR="00F97E6F">
        <w:t xml:space="preserve"> </w:t>
      </w:r>
      <w:r w:rsidR="007C5EA0">
        <w:t>The general conservation equations of mass, momentum, energy, and species</w:t>
      </w:r>
      <w:r w:rsidR="0075054F">
        <w:t xml:space="preserve"> were solved</w:t>
      </w:r>
      <w:r w:rsidR="0006671F">
        <w:t xml:space="preserve"> </w:t>
      </w:r>
      <w:r w:rsidR="0075054F">
        <w:t>using</w:t>
      </w:r>
      <w:r w:rsidR="0006671F">
        <w:t xml:space="preserve"> </w:t>
      </w:r>
      <w:r w:rsidR="0075054F">
        <w:t>a Eulerian approach. The</w:t>
      </w:r>
      <w:r w:rsidR="00D7224C">
        <w:t>se are provided</w:t>
      </w:r>
      <w:r w:rsidR="0075054F">
        <w:t xml:space="preserve"> in Equation (</w:t>
      </w:r>
      <w:r w:rsidR="0075054F">
        <w:rPr>
          <w:color w:val="2F4F4F"/>
        </w:rPr>
        <w:t>12</w:t>
      </w:r>
      <w:r w:rsidR="0075054F">
        <w:t>).</w:t>
      </w:r>
    </w:p>
    <w:p w14:paraId="2C22D9B2" w14:textId="687D3694" w:rsidR="0006671F" w:rsidRPr="0086292A" w:rsidRDefault="00A226E8"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A226E8"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A226E8"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A226E8"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06E30545" w:rsidR="000F2716" w:rsidRDefault="0075054F" w:rsidP="00F54546">
      <w:pPr>
        <w:spacing w:line="247" w:lineRule="auto"/>
        <w:ind w:left="-17"/>
      </w:pPr>
      <w:r>
        <w:t xml:space="preserve">The 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w:t>
      </w:r>
      <w:proofErr w:type="spellStart"/>
      <w:r>
        <w:t>Boussineq</w:t>
      </w:r>
      <w:proofErr w:type="spellEnd"/>
      <w:r>
        <w:t xml:space="preserve"> equation [</w:t>
      </w:r>
      <w:r>
        <w:rPr>
          <w:color w:val="2F4F4F"/>
        </w:rPr>
        <w:t>2</w:t>
      </w:r>
      <w:r w:rsidR="00910C3C">
        <w:rPr>
          <w:color w:val="2F4F4F"/>
        </w:rPr>
        <w:t>6</w:t>
      </w:r>
      <w:r>
        <w:t>]. In the present study the realizable k-</w:t>
      </w:r>
      <w:r>
        <w:rPr>
          <w:i/>
        </w:rPr>
        <w:t xml:space="preserve">𝜀 </w:t>
      </w:r>
      <w:r>
        <w:t>turbulence model was utilized to address the turbulence</w:t>
      </w:r>
      <w:r w:rsidR="00F54546">
        <w:t xml:space="preserve"> closure </w:t>
      </w:r>
      <w:r w:rsidR="00D23B5E">
        <w:t>problem and</w:t>
      </w:r>
      <w:r w:rsidR="00C40956">
        <w:t xml:space="preserve"> was </w:t>
      </w:r>
      <w:r w:rsidR="00F54546">
        <w:t>selected for its applicability in modelling the effects of coal-fired swirl burners [</w:t>
      </w:r>
      <w:r w:rsidR="00F54546">
        <w:rPr>
          <w:color w:val="2F4F4F"/>
        </w:rPr>
        <w:t>2</w:t>
      </w:r>
      <w:r w:rsidR="00910C3C">
        <w:rPr>
          <w:color w:val="2F4F4F"/>
        </w:rPr>
        <w:t>7</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7"/>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A226E8"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A226E8"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A226E8"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749A0BD0" w:rsidR="00F54546" w:rsidRPr="006409E6" w:rsidRDefault="00A226E8"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m:t>
                </m:r>
                <m:r>
                  <w:rPr>
                    <w:rFonts w:ascii="Cambria Math" w:hAnsi="Cambria Math"/>
                    <w:sz w:val="18"/>
                    <w:szCs w:val="20"/>
                  </w:rPr>
                  <m:t>9</m:t>
                </m:r>
                <m:r>
                  <w:rPr>
                    <w:rFonts w:ascii="Cambria Math" w:hAnsi="Cambria Math"/>
                    <w:sz w:val="18"/>
                    <w:szCs w:val="20"/>
                  </w:rPr>
                  <m:t>]</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lastRenderedPageBreak/>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017ED76D"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sidR="00910C3C">
              <w:rPr>
                <w:b w:val="0"/>
                <w:bCs w:val="0"/>
              </w:rPr>
              <w:t>30</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A226E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A226E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A226E8"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A1B0F77" w:rsidR="006409E6" w:rsidRPr="006409E6" w:rsidRDefault="00A226E8"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m:t>
                </m:r>
                <m:r>
                  <w:rPr>
                    <w:rFonts w:ascii="Cambria Math" w:hAnsi="Cambria Math"/>
                    <w:sz w:val="18"/>
                    <w:szCs w:val="20"/>
                  </w:rPr>
                  <m:t>9</m:t>
                </m:r>
                <m:r>
                  <w:rPr>
                    <w:rFonts w:ascii="Cambria Math" w:hAnsi="Cambria Math"/>
                    <w:sz w:val="18"/>
                    <w:szCs w:val="20"/>
                  </w:rPr>
                  <m:t>]</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A226E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124F327A"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sidR="00910C3C">
              <w:rPr>
                <w:b w:val="0"/>
                <w:bCs w:val="0"/>
              </w:rPr>
              <w:t>31</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A226E8"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A226E8"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5A6B093" w:rsidR="000F2716" w:rsidRDefault="0075054F">
      <w:pPr>
        <w:ind w:left="-15"/>
      </w:pPr>
      <w:r>
        <w:t>The P1 radiation model was used to resolve the radiative field in the domain. Particle transport was modelled using a multiphase</w:t>
      </w:r>
      <w:r w:rsidR="001C7C2B">
        <w:t xml:space="preserve"> Eulerian-Eulerian</w:t>
      </w:r>
      <w:r>
        <w:t xml:space="preserve"> approach, further details </w:t>
      </w:r>
      <w:r w:rsidR="002F787D">
        <w:t xml:space="preserve">of which </w:t>
      </w:r>
      <w:r>
        <w:t>are provided in the validation study of Rawlins et al [</w:t>
      </w:r>
      <w:r w:rsidR="00A55281">
        <w:t xml:space="preserve">8, </w:t>
      </w:r>
      <w:r>
        <w:rPr>
          <w:color w:val="2F4F4F"/>
        </w:rPr>
        <w:t>2</w:t>
      </w:r>
      <w:r w:rsidR="00A55281">
        <w:rPr>
          <w:color w:val="2F4F4F"/>
        </w:rPr>
        <w:t>6</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w:t>
      </w:r>
      <w:r w:rsidR="00D45743">
        <w:t>followed</w:t>
      </w:r>
      <w:r>
        <w:t xml:space="preserve">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w:t>
      </w:r>
      <w:r w:rsidR="00521E79">
        <w:t>is</w:t>
      </w:r>
      <w:r>
        <w:t xml:space="preserve"> provided in Table </w:t>
      </w:r>
      <w:r>
        <w:rPr>
          <w:color w:val="2F4F4F"/>
        </w:rPr>
        <w:t>1</w:t>
      </w:r>
      <w:r>
        <w:t>.</w:t>
      </w:r>
    </w:p>
    <w:p w14:paraId="5F0FDABF" w14:textId="160B2985"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w:t>
      </w:r>
      <w:r w:rsidR="00D93F2E">
        <w:t xml:space="preserve">approximately </w:t>
      </w:r>
      <w:r>
        <w:t xml:space="preserve">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r w:rsidR="00D93F2E">
        <w:t xml:space="preserve"> Convergence criteria was enforced for all the various simulation runs.</w:t>
      </w:r>
    </w:p>
    <w:p w14:paraId="7E47A8D3" w14:textId="77777777" w:rsidR="00117911" w:rsidRDefault="00117911" w:rsidP="00117911">
      <w:pPr>
        <w:pStyle w:val="Heading2"/>
        <w:numPr>
          <w:ilvl w:val="0"/>
          <w:numId w:val="0"/>
        </w:numPr>
        <w:ind w:left="-5"/>
      </w:pPr>
      <w:r>
        <w:t>3.2. Simulated dataset</w:t>
      </w:r>
    </w:p>
    <w:p w14:paraId="1E24A5E2" w14:textId="156B2268" w:rsidR="00117911" w:rsidRDefault="00117911" w:rsidP="00117911">
      <w:pPr>
        <w:spacing w:after="110"/>
        <w:ind w:left="-15"/>
      </w:pPr>
      <w:r>
        <w:t>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w:t>
      </w:r>
      <w:r w:rsidR="002B1D77">
        <w:t xml:space="preserve"> (which is a function of the fuel composition)</w:t>
      </w:r>
      <w:r>
        <w:t xml:space="preserve">.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m:t>
            </m:r>
          </m:sub>
        </m:sSub>
        <m:r>
          <w:rPr>
            <w:rFonts w:ascii="Cambria Math" w:hAnsi="Cambria Math"/>
          </w:rPr>
          <m:t>=14</m:t>
        </m:r>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proofErr w:type="spellStart"/>
      <w:r w:rsidR="00976F80">
        <w:rPr>
          <w:i/>
          <w:iCs/>
        </w:rPr>
        <w:t>pyDOE</w:t>
      </w:r>
      <w:proofErr w:type="spellEnd"/>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4835"/>
        <w:gridCol w:w="1596"/>
        <w:gridCol w:w="1585"/>
        <w:gridCol w:w="1316"/>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lastRenderedPageBreak/>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C38AA79" w:rsidR="000F2716" w:rsidRDefault="003D2986">
            <w:pPr>
              <w:spacing w:after="0" w:line="259" w:lineRule="auto"/>
              <w:ind w:left="120" w:firstLine="0"/>
              <w:jc w:val="left"/>
            </w:pPr>
            <w:r>
              <w:rPr>
                <w:sz w:val="18"/>
              </w:rPr>
              <w:t>Input d</w:t>
            </w:r>
            <w:commentRangeStart w:id="29"/>
            <w:commentRangeStart w:id="30"/>
            <w:r w:rsidR="0075054F">
              <w:rPr>
                <w:sz w:val="18"/>
              </w:rPr>
              <w:t>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commentRangeEnd w:id="29"/>
            <w:r w:rsidR="00B16017">
              <w:rPr>
                <w:rStyle w:val="CommentReference"/>
              </w:rPr>
              <w:commentReference w:id="29"/>
            </w:r>
            <w:r w:rsidR="003D2986">
              <w:rPr>
                <w:rStyle w:val="CommentReference"/>
              </w:rPr>
              <w:commentReference w:id="30"/>
            </w:r>
          </w:p>
        </w:tc>
      </w:tr>
      <w:commentRangeEnd w:id="30"/>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281A2676" w:rsidR="00917409" w:rsidRDefault="00D16034" w:rsidP="00917409">
      <w:pPr>
        <w:spacing w:after="110"/>
        <w:ind w:left="-15"/>
      </w:pPr>
      <w:r>
        <w:t xml:space="preserve">Once the CFD simulations achieved convergence, the target data, comprising of the discretized heat loads to the furnace, platen </w:t>
      </w:r>
      <w:r w:rsidR="0075464B">
        <w:t xml:space="preserve">SH </w:t>
      </w:r>
      <w:r>
        <w:t xml:space="preserve">and final SH, the exit flue-gas temperatures and </w:t>
      </w:r>
      <w:r w:rsidR="003D2986">
        <w:t>flue-gas composition</w:t>
      </w:r>
      <w:commentRangeStart w:id="31"/>
      <w:del w:id="32" w:author="Brad Rawlins" w:date="2022-05-11T14:47:00Z">
        <w:r w:rsidDel="003D2986">
          <w:delText>combustion characteristics</w:delText>
        </w:r>
        <w:commentRangeEnd w:id="31"/>
        <w:r w:rsidR="00B16017" w:rsidDel="003D2986">
          <w:rPr>
            <w:rStyle w:val="CommentReference"/>
          </w:rPr>
          <w:commentReference w:id="31"/>
        </w:r>
      </w:del>
      <w:r>
        <w:t xml:space="preserve">,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50×27</m:t>
            </m:r>
          </m:sup>
        </m:sSup>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t>Surrogate m</w:t>
      </w:r>
      <w:r w:rsidR="0075054F">
        <w:t>odel development</w:t>
      </w:r>
    </w:p>
    <w:p w14:paraId="124367C6" w14:textId="16A9BCD4" w:rsidR="000F2716" w:rsidRDefault="0075054F">
      <w:pPr>
        <w:ind w:left="-15"/>
      </w:pPr>
      <w:r>
        <w:t>The present work makes use of two types of machine learning models, namely a standard artificial neural network (ANN/MLP) and a mixture density designated model connected to a standard ANN (MDN). The following section will discuss the hyper parameter tuning and final selected model configuration. The programming language Python 3.7.8 and the Tensorflow machine learning libraries were utilized in the present study.</w:t>
      </w:r>
    </w:p>
    <w:p w14:paraId="02F60FEC" w14:textId="77777777" w:rsidR="000F2716" w:rsidRDefault="0075054F">
      <w:pPr>
        <w:pStyle w:val="Heading2"/>
        <w:ind w:left="423" w:hanging="438"/>
      </w:pPr>
      <w:r>
        <w:t>Model configuration</w:t>
      </w:r>
    </w:p>
    <w:p w14:paraId="34CD6FA5" w14:textId="6E6C1E7C"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supe</w:t>
      </w:r>
      <w:r w:rsidR="002746EE">
        <w:t>r</w:t>
      </w:r>
      <w:r w:rsidR="00EA4D59">
        <w:t>heater</w:t>
      </w:r>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2DE0BEDB" w:rsidR="00F76F3B" w:rsidRDefault="00F76F3B" w:rsidP="00F76F3B">
      <w:pPr>
        <w:spacing w:after="0"/>
        <w:ind w:left="-15"/>
      </w:pPr>
    </w:p>
    <w:p w14:paraId="1ED07BD3" w14:textId="03502C3E" w:rsidR="00F76F3B" w:rsidRDefault="00F76422" w:rsidP="00F76422">
      <w:pPr>
        <w:spacing w:after="0"/>
        <w:ind w:left="-15"/>
      </w:pPr>
      <w:r>
        <w:t xml:space="preserve">The total CFD solution data matrix size will consist of </w:t>
      </w:r>
      <m:oMath>
        <m:r>
          <w:rPr>
            <w:rFonts w:ascii="Cambria Math" w:hAnsi="Cambria Math"/>
          </w:rPr>
          <m:t>180×</m:t>
        </m:r>
        <m:acc>
          <m:accPr>
            <m:chr m:val="̅"/>
            <m:ctrlPr>
              <w:rPr>
                <w:rFonts w:ascii="Cambria Math" w:hAnsi="Cambria Math"/>
                <w:i/>
              </w:rPr>
            </m:ctrlPr>
          </m:accPr>
          <m:e>
            <m:r>
              <w:rPr>
                <w:rFonts w:ascii="Cambria Math" w:hAnsi="Cambria Math"/>
              </w:rPr>
              <m:t>Y</m:t>
            </m:r>
          </m:e>
        </m:acc>
        <m:r>
          <w:rPr>
            <w:rFonts w:ascii="Cambria Math" w:hAnsi="Cambria Math"/>
          </w:rPr>
          <m:t>=243000</m:t>
        </m:r>
      </m:oMath>
      <w:r>
        <w:t xml:space="preserve"> data points. Using the total solution data matrix for training and testing would typically result in a slower convergence [</w:t>
      </w:r>
      <w:r w:rsidR="005312A4">
        <w:t>2</w:t>
      </w:r>
      <w:r w:rsidR="00910C3C">
        <w:t>2</w:t>
      </w:r>
      <w:r>
        <w:t>]</w:t>
      </w:r>
      <w:r w:rsidR="002F7DB1">
        <w:t>.</w:t>
      </w:r>
      <w:r w:rsidR="00784646">
        <w:t xml:space="preserve"> </w:t>
      </w:r>
      <w:r w:rsidR="002F7DB1">
        <w:t>H</w:t>
      </w:r>
      <w:r w:rsidR="00784646">
        <w:t>owever, t</w:t>
      </w:r>
      <w:r>
        <w:t>he use of subset data packages, referred to as batch</w:t>
      </w:r>
      <w:r w:rsidR="00A92C54">
        <w:t>es</w:t>
      </w:r>
      <w:r>
        <w:t xml:space="preserve"> or mini-batches, allows for a faster convergence. The batch size is a term used in machine learning that specifies a number of training/testing examples utilized in one iteration</w:t>
      </w:r>
      <w:r w:rsidR="00784646">
        <w:t xml:space="preserve"> [1</w:t>
      </w:r>
      <w:r w:rsidR="005312A4">
        <w:t>0</w:t>
      </w:r>
      <w:r w:rsidR="00784646">
        <w:t>]</w:t>
      </w:r>
      <w:r>
        <w:t xml:space="preserve">. </w:t>
      </w:r>
      <w:r w:rsidR="00F76F3B">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rsidR="00F76F3B">
        <w:t>However, the</w:t>
      </w:r>
      <w:r w:rsidR="00CD3FE2">
        <w:t xml:space="preserve"> output data </w:t>
      </w:r>
      <w:r w:rsidR="001973A2">
        <w:t>for the</w:t>
      </w:r>
      <w:r w:rsidR="00F76F3B">
        <w:t xml:space="preserve"> MDN model will consist of t</w:t>
      </w:r>
      <w:r w:rsidR="00CB27C8">
        <w:t>hre</w:t>
      </w:r>
      <w:r w:rsidR="00F76F3B">
        <w:t xml:space="preserve">e parts, </w:t>
      </w:r>
      <w:r w:rsidR="00CB27C8">
        <w:t>namely,</w:t>
      </w:r>
      <w:r w:rsidR="00F76F3B">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rsidR="00F76F3B">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rsidR="004101E0">
        <w:t>,</w:t>
      </w:r>
      <w:r w:rsidR="00F76F3B">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t xml:space="preserve">, where </w:t>
      </w:r>
      <w:r>
        <w:rPr>
          <w:i/>
          <w:iCs/>
        </w:rPr>
        <w:t>K</w:t>
      </w:r>
      <w:r>
        <w:t xml:space="preserve"> is the number of distributions</w:t>
      </w:r>
      <w:r w:rsidR="00F76F3B">
        <w:t>. The input data fed into both the MLP and MDN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rsidR="00F76F3B">
        <w:t xml:space="preserve">. The input features will be varied based on the DOE, to account for burner mill biassing, fuel quality and </w:t>
      </w:r>
      <w:r>
        <w:t xml:space="preserve">the superheaters </w:t>
      </w:r>
      <w:r w:rsidR="00F76F3B">
        <w:t>fouling</w:t>
      </w:r>
      <w:r>
        <w:t xml:space="preserve"> thickness</w:t>
      </w:r>
      <w:r w:rsidR="00F76F3B">
        <w:t>.</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3CAF2C5B"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MDN model. The MDN</w:t>
      </w:r>
    </w:p>
    <w:p w14:paraId="22781AED" w14:textId="35664FA8" w:rsidR="00CB27C8" w:rsidRDefault="005E654B" w:rsidP="0018597B">
      <w:pPr>
        <w:spacing w:line="276" w:lineRule="auto"/>
        <w:ind w:left="-15" w:firstLine="0"/>
      </w:pPr>
      <w:r>
        <w:t>has an added parameter</w:t>
      </w:r>
      <w:r w:rsidR="00727816">
        <w:t>,</w:t>
      </w:r>
      <w:r>
        <w:t xml:space="preserve"> namely the number of additional distributions </w:t>
      </w:r>
      <w:r w:rsidR="00727816">
        <w:t xml:space="preserve">that </w:t>
      </w:r>
      <w:r>
        <w:t xml:space="preserve">the MDN would need to fit to the output data. The hyper-parameter tuning of both the MLP and MDN models made use of </w:t>
      </w:r>
      <w:r w:rsidR="003A484C">
        <w:t>1000 epochs</w:t>
      </w:r>
      <w:r w:rsidR="00AA2E3D">
        <w:t xml:space="preserve">. </w:t>
      </w:r>
      <w:r>
        <w:t>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lastRenderedPageBreak/>
        <w:t>Table 3</w:t>
      </w:r>
    </w:p>
    <w:p w14:paraId="0C227733" w14:textId="7B40CD2C" w:rsidR="00917409" w:rsidRDefault="00917409" w:rsidP="00917409">
      <w:pPr>
        <w:spacing w:after="0" w:line="261" w:lineRule="auto"/>
        <w:ind w:left="-5" w:hanging="10"/>
        <w:jc w:val="left"/>
      </w:pPr>
      <w:r>
        <w:rPr>
          <w:sz w:val="18"/>
        </w:rPr>
        <w:t>Hyper-parameter search space for fully connected MLP and 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1E0575A" w:rsidR="00917409" w:rsidRDefault="00917409" w:rsidP="00917409">
            <w:pPr>
              <w:spacing w:after="0" w:line="259" w:lineRule="auto"/>
              <w:ind w:right="-54" w:firstLine="0"/>
            </w:pPr>
            <w:r>
              <w:rPr>
                <w:sz w:val="18"/>
              </w:rPr>
              <w:t>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4C459462" w:rsidR="000F2716" w:rsidRDefault="0075054F" w:rsidP="00631F53">
      <w:pPr>
        <w:spacing w:after="136" w:line="276" w:lineRule="auto"/>
        <w:ind w:left="-15"/>
      </w:pPr>
      <w:r>
        <w:t xml:space="preserve">The hyper-parameter search was conducted in a sequential manner with the </w:t>
      </w:r>
      <w:proofErr w:type="gramStart"/>
      <w:r w:rsidR="00CB17F0">
        <w:t>MAEs</w:t>
      </w:r>
      <w:proofErr w:type="gramEnd"/>
      <w:r>
        <w:t xml:space="preserve"> and root mean square errors (RMSE) being taken as important performance indicators for each</w:t>
      </w:r>
      <w:r w:rsidR="003A484C">
        <w:t xml:space="preserve"> </w:t>
      </w:r>
      <w:r w:rsidR="00CB17F0">
        <w:t>trained case</w:t>
      </w:r>
      <w:r>
        <w:t xml:space="preserve">. </w:t>
      </w:r>
      <w:r w:rsidR="00631F53">
        <w:t>Firstly,</w:t>
      </w:r>
      <w:r>
        <w:t xml:space="preserve"> </w:t>
      </w:r>
      <w:r w:rsidR="00141F29">
        <w:t xml:space="preserve">the hidden layer architectures </w:t>
      </w:r>
      <w:r w:rsidR="006E6626">
        <w:t xml:space="preserve">of </w:t>
      </w:r>
      <w:r>
        <w:t xml:space="preserve">both models (MLP &amp; 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w:t>
      </w:r>
      <w:r w:rsidR="003B6C29">
        <w:t>ing</w:t>
      </w:r>
      <w:r>
        <w:t xml:space="preserve">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lastRenderedPageBreak/>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0"/>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MLP model performance for; (a) hidden layer architecture, (b) varying learning rates, and (c) varying mini-batch</w:t>
      </w:r>
    </w:p>
    <w:p w14:paraId="00B0BB83" w14:textId="75DCAD73" w:rsidR="00631F53" w:rsidRDefault="00BE3CD9" w:rsidP="00631F53">
      <w:pPr>
        <w:spacing w:after="480" w:line="261" w:lineRule="auto"/>
        <w:ind w:left="-5" w:hanging="10"/>
        <w:jc w:val="left"/>
      </w:pPr>
      <w:r>
        <w:rPr>
          <w:sz w:val="18"/>
        </w:rPr>
        <w:t>s</w:t>
      </w:r>
      <w:r w:rsidR="0075054F">
        <w:rPr>
          <w:sz w:val="18"/>
        </w:rPr>
        <w:t>izes</w:t>
      </w:r>
      <w:r w:rsidR="00BC66A5">
        <w:rPr>
          <w:sz w:val="18"/>
        </w:rPr>
        <w:t>.</w:t>
      </w:r>
    </w:p>
    <w:p w14:paraId="1BC3BF18" w14:textId="31C69116" w:rsidR="00B57395" w:rsidRDefault="00B57395" w:rsidP="00B57395">
      <w:pPr>
        <w:spacing w:line="276" w:lineRule="auto"/>
        <w:ind w:left="-15"/>
      </w:pPr>
      <w:r>
        <w:t xml:space="preserve">The MDN hyper-parameter tuning was conducted in a similar manner </w:t>
      </w:r>
      <w:r w:rsidR="003B3CBB">
        <w:t>except</w:t>
      </w:r>
      <w:r>
        <w:t xml:space="preserve"> that an additional step was required. This was to consider the number of distributions the 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1"/>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5E40FF86"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MDN is able to produce a distribution of predictions based on the most probable mixing coefficient. This highlights one of the main advantages of the using the MDN model</w:t>
      </w:r>
      <w:r w:rsidR="00C764CB">
        <w:t>,</w:t>
      </w:r>
      <w:r>
        <w:t xml:space="preserve"> </w:t>
      </w:r>
      <w:r w:rsidR="00DE67D3">
        <w:t xml:space="preserve">which </w:t>
      </w:r>
      <w:r>
        <w:t>is its ability to learn</w:t>
      </w:r>
      <w:r w:rsidR="00817339">
        <w:t xml:space="preserve"> </w:t>
      </w:r>
      <w:r>
        <w:t>the uncertainty that comes from using a probabilistic model</w:t>
      </w:r>
      <w:r w:rsidR="00CB17F0">
        <w:t xml:space="preserve"> that enables the modelling approach to </w:t>
      </w:r>
      <w:proofErr w:type="gramStart"/>
      <w:r w:rsidR="00CB17F0">
        <w:t>take into account</w:t>
      </w:r>
      <w:proofErr w:type="gramEnd"/>
      <w:r w:rsidR="00CB17F0">
        <w:t xml:space="preserve"> the effect information density in the training data</w:t>
      </w:r>
      <w:r>
        <w:t xml:space="preserve">. This is shown in the error distributions graphs of Figures </w:t>
      </w:r>
      <w:r>
        <w:rPr>
          <w:color w:val="2F4F4F"/>
        </w:rPr>
        <w:t xml:space="preserve">8 </w:t>
      </w:r>
      <w:r>
        <w:t>(a) and (b). A simple linear regression model was used as a base model for comparative purposes. For the 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lastRenderedPageBreak/>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2"/>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23"/>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0D7D9CC0"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MDN model h; (a) training data and (b) testing data</w:t>
      </w:r>
      <w:r w:rsidR="000F009F">
        <w:rPr>
          <w:sz w:val="18"/>
        </w:rPr>
        <w:t>.</w:t>
      </w:r>
    </w:p>
    <w:p w14:paraId="0DE8A33B" w14:textId="427949C8" w:rsidR="000F009F" w:rsidRPr="002F482B" w:rsidRDefault="000F009F" w:rsidP="006657A1">
      <w:pPr>
        <w:spacing w:after="163" w:line="312" w:lineRule="auto"/>
        <w:ind w:left="-17"/>
      </w:pPr>
      <w:r>
        <w:t xml:space="preserve">Based on the above analysis, the MDN model was selected as the best model to be used for the surrogate model implementation. </w:t>
      </w:r>
      <w:r w:rsidR="00FE03D9">
        <w:t xml:space="preserve">The benefit of using the 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w:t>
      </w:r>
      <w:r w:rsidR="00A8532A">
        <w:lastRenderedPageBreak/>
        <w:t xml:space="preserve">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r w:rsidR="00CB17F0">
        <w:t xml:space="preserve"> </w:t>
      </w:r>
      <w:r w:rsidR="00A3376D">
        <w:t>emanating</w:t>
      </w:r>
      <w:r w:rsidR="00CB17F0">
        <w:t xml:space="preserve"> from the surrogate model</w:t>
      </w:r>
      <w:r w:rsidR="00A3376D">
        <w:t xml:space="preserve"> prediction</w:t>
      </w:r>
      <w:r w:rsidR="00FE03D9">
        <w:t>.</w:t>
      </w:r>
    </w:p>
    <w:p w14:paraId="678BC1B2" w14:textId="77777777" w:rsidR="000F2716" w:rsidRDefault="0075054F">
      <w:pPr>
        <w:pStyle w:val="Heading1"/>
        <w:ind w:left="284" w:hanging="299"/>
      </w:pPr>
      <w:r>
        <w:t>Results and discussion</w:t>
      </w:r>
    </w:p>
    <w:p w14:paraId="7792C55E" w14:textId="063C1196"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w:t>
      </w:r>
      <w:r w:rsidR="00426C7F">
        <w:t>,</w:t>
      </w:r>
      <w:r>
        <w:t xml:space="preserve">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503317E9"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w:t>
      </w:r>
      <w:r w:rsidR="003A484C">
        <w:t>was made available</w:t>
      </w:r>
      <w:r w:rsidR="00E94B1B">
        <w:t xml:space="preserve"> for these load cases</w:t>
      </w:r>
      <w:r w:rsidR="00147258">
        <w:t xml:space="preserve">, which allow </w:t>
      </w:r>
      <w:r>
        <w:t xml:space="preserve">for the mean and standard 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35BE09A9"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A55281">
        <w:rPr>
          <w:color w:val="2F4F4F"/>
        </w:rPr>
        <w:t>3</w:t>
      </w:r>
      <w:r w:rsidR="00910C3C">
        <w:rPr>
          <w:color w:val="2F4F4F"/>
        </w:rPr>
        <w:t>2</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7FF71A71" w:rsidR="00631F53" w:rsidRPr="00631F53" w:rsidRDefault="0075054F" w:rsidP="00631F53">
      <w:pPr>
        <w:spacing w:after="0" w:line="261" w:lineRule="auto"/>
        <w:ind w:left="-5" w:hanging="10"/>
        <w:jc w:val="left"/>
        <w:rPr>
          <w:sz w:val="18"/>
        </w:rPr>
      </w:pPr>
      <w:r>
        <w:rPr>
          <w:sz w:val="18"/>
        </w:rPr>
        <w:t>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r>
              <w:rPr>
                <w:i/>
                <w:sz w:val="18"/>
              </w:rPr>
              <w:t>𝑌</w:t>
            </w:r>
            <w:r>
              <w:rPr>
                <w:i/>
                <w:sz w:val="18"/>
                <w:vertAlign w:val="subscript"/>
              </w:rPr>
              <w:t>𝐴𝑆𝐻</w:t>
            </w:r>
            <w:r>
              <w:rPr>
                <w:i/>
                <w:sz w:val="18"/>
              </w:rPr>
              <w:t>,𝑌</w:t>
            </w:r>
            <w:r>
              <w:rPr>
                <w:i/>
                <w:sz w:val="18"/>
                <w:vertAlign w:val="subscript"/>
              </w:rPr>
              <w:t>𝐻</w:t>
            </w:r>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rsidTr="00292055">
        <w:trPr>
          <w:trHeight w:val="219"/>
        </w:trPr>
        <w:tc>
          <w:tcPr>
            <w:tcW w:w="3080" w:type="dxa"/>
            <w:tcBorders>
              <w:top w:val="single" w:sz="4" w:space="0" w:color="000000"/>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single" w:sz="4" w:space="0" w:color="000000"/>
              <w:left w:val="nil"/>
              <w:bottom w:val="nil"/>
              <w:right w:val="nil"/>
            </w:tcBorders>
          </w:tcPr>
          <w:p w14:paraId="5B10CB0C" w14:textId="1DED8B5E" w:rsidR="000F2716" w:rsidRDefault="005651CE">
            <w:pPr>
              <w:spacing w:after="0" w:line="259" w:lineRule="auto"/>
              <w:ind w:firstLine="0"/>
              <w:jc w:val="left"/>
            </w:pPr>
            <w:r>
              <w:rPr>
                <w:sz w:val="18"/>
              </w:rPr>
              <w:t>9</w:t>
            </w:r>
            <w:r w:rsidR="0075054F">
              <w:rPr>
                <w:sz w:val="18"/>
              </w:rPr>
              <w:t>8.6</w:t>
            </w:r>
            <w:r>
              <w:rPr>
                <w:sz w:val="18"/>
              </w:rPr>
              <w:t>7</w:t>
            </w:r>
          </w:p>
        </w:tc>
        <w:tc>
          <w:tcPr>
            <w:tcW w:w="1623" w:type="dxa"/>
            <w:tcBorders>
              <w:top w:val="single" w:sz="4" w:space="0" w:color="000000"/>
              <w:left w:val="nil"/>
              <w:bottom w:val="nil"/>
              <w:right w:val="nil"/>
            </w:tcBorders>
          </w:tcPr>
          <w:p w14:paraId="2E4A6FFD" w14:textId="1A801BC5" w:rsidR="000F2716" w:rsidRDefault="0075054F">
            <w:pPr>
              <w:spacing w:after="0" w:line="259" w:lineRule="auto"/>
              <w:ind w:left="264" w:firstLine="0"/>
              <w:jc w:val="left"/>
            </w:pPr>
            <w:r>
              <w:rPr>
                <w:sz w:val="18"/>
              </w:rPr>
              <w:t>90.</w:t>
            </w:r>
            <w:r w:rsidR="005E091B">
              <w:rPr>
                <w:sz w:val="18"/>
              </w:rPr>
              <w:t>81</w:t>
            </w:r>
          </w:p>
        </w:tc>
        <w:tc>
          <w:tcPr>
            <w:tcW w:w="1359" w:type="dxa"/>
            <w:tcBorders>
              <w:top w:val="single" w:sz="4" w:space="0" w:color="000000"/>
              <w:left w:val="nil"/>
              <w:bottom w:val="nil"/>
              <w:right w:val="nil"/>
            </w:tcBorders>
          </w:tcPr>
          <w:p w14:paraId="78B71493" w14:textId="3A848800" w:rsidR="000F2716" w:rsidRDefault="0075054F">
            <w:pPr>
              <w:spacing w:after="0" w:line="259" w:lineRule="auto"/>
              <w:ind w:firstLine="0"/>
              <w:jc w:val="left"/>
            </w:pPr>
            <w:r>
              <w:rPr>
                <w:sz w:val="18"/>
              </w:rPr>
              <w:t>6</w:t>
            </w:r>
            <w:r w:rsidR="005E091B">
              <w:rPr>
                <w:sz w:val="18"/>
              </w:rPr>
              <w:t>2</w:t>
            </w:r>
            <w:r>
              <w:rPr>
                <w:sz w:val="18"/>
              </w:rPr>
              <w:t>.</w:t>
            </w:r>
            <w:r w:rsidR="005E091B">
              <w:rPr>
                <w:sz w:val="18"/>
              </w:rPr>
              <w:t>0</w:t>
            </w:r>
            <w:r>
              <w:rPr>
                <w:sz w:val="18"/>
              </w:rPr>
              <w:t>2</w:t>
            </w:r>
          </w:p>
        </w:tc>
        <w:tc>
          <w:tcPr>
            <w:tcW w:w="1359" w:type="dxa"/>
            <w:tcBorders>
              <w:top w:val="single" w:sz="4" w:space="0" w:color="000000"/>
              <w:left w:val="nil"/>
              <w:bottom w:val="nil"/>
              <w:right w:val="nil"/>
            </w:tcBorders>
          </w:tcPr>
          <w:p w14:paraId="229D392D" w14:textId="3D084FAB" w:rsidR="000F2716" w:rsidRDefault="005651CE">
            <w:pPr>
              <w:spacing w:after="0" w:line="259" w:lineRule="auto"/>
              <w:ind w:firstLine="0"/>
              <w:jc w:val="left"/>
            </w:pPr>
            <w:r>
              <w:rPr>
                <w:sz w:val="18"/>
              </w:rPr>
              <w:t>98.6</w:t>
            </w:r>
            <w:r>
              <w:rPr>
                <w:sz w:val="18"/>
              </w:rPr>
              <w:t>7</w:t>
            </w:r>
          </w:p>
        </w:tc>
        <w:tc>
          <w:tcPr>
            <w:tcW w:w="1083" w:type="dxa"/>
            <w:tcBorders>
              <w:top w:val="single" w:sz="4" w:space="0" w:color="000000"/>
              <w:left w:val="nil"/>
              <w:bottom w:val="nil"/>
              <w:right w:val="nil"/>
            </w:tcBorders>
          </w:tcPr>
          <w:p w14:paraId="04A72AE0" w14:textId="02E527A5" w:rsidR="000F2716" w:rsidRDefault="005651CE">
            <w:pPr>
              <w:spacing w:after="0" w:line="259" w:lineRule="auto"/>
              <w:ind w:firstLine="0"/>
              <w:jc w:val="left"/>
            </w:pPr>
            <w:r>
              <w:rPr>
                <w:sz w:val="18"/>
              </w:rPr>
              <w:t>98.6</w:t>
            </w:r>
            <w:r>
              <w:rPr>
                <w:sz w:val="18"/>
              </w:rPr>
              <w:t>7</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5190030E" w:rsidR="000F2716" w:rsidRDefault="00CB47E8">
      <w:pPr>
        <w:ind w:left="-15"/>
      </w:pPr>
      <w:r>
        <w:t xml:space="preserve">Fortunately, </w:t>
      </w:r>
      <w:r w:rsidR="0075054F">
        <w:t>Flownex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r w:rsidR="00A55281">
        <w:rPr>
          <w:color w:val="2F4F4F"/>
        </w:rPr>
        <w:t>1</w:t>
      </w:r>
      <w:r w:rsidR="00910C3C">
        <w:rPr>
          <w:color w:val="2F4F4F"/>
        </w:rPr>
        <w:t>9</w:t>
      </w:r>
      <w:r w:rsidR="0075054F">
        <w:t>]</w:t>
      </w:r>
      <w:r w:rsidR="006A5BA6">
        <w:t xml:space="preserve">. The </w:t>
      </w:r>
      <w:r w:rsidR="00C960A4">
        <w:t xml:space="preserve">Monte Carlo </w:t>
      </w:r>
      <w:r w:rsidR="006A5BA6">
        <w:t xml:space="preserve">model input </w:t>
      </w:r>
      <w:r w:rsidR="00C960A4">
        <w:t xml:space="preserve">used </w:t>
      </w:r>
      <w:r w:rsidR="006A5BA6">
        <w:t xml:space="preserve">in this </w:t>
      </w:r>
      <w:r w:rsidR="00C960A4">
        <w:t>study</w:t>
      </w:r>
      <w:r w:rsidR="006A5BA6">
        <w:t xml:space="preserve"> are the predicted mean and standard deviation results obtained</w:t>
      </w:r>
      <w:r w:rsidR="00C960A4">
        <w:t xml:space="preserve"> with</w:t>
      </w:r>
      <w:r w:rsidR="006A5BA6">
        <w:t xml:space="preserve"> the surrogate model</w:t>
      </w:r>
      <w:r w:rsidR="00C960A4">
        <w:t>, which utilized t</w:t>
      </w:r>
      <w:r w:rsidR="006A5BA6">
        <w:t>he MDN input vectors (</w:t>
      </w:r>
      <w:r w:rsidR="006A5BA6">
        <w:rPr>
          <w:i/>
        </w:rPr>
        <w:t>𝑋</w:t>
      </w:r>
      <w:r w:rsidR="006A5BA6">
        <w:t xml:space="preserve">) provided in Table </w:t>
      </w:r>
      <w:r w:rsidR="006A5BA6">
        <w:rPr>
          <w:color w:val="2F4F4F"/>
        </w:rPr>
        <w:t>5.</w:t>
      </w:r>
      <w:r w:rsidR="00C960A4">
        <w:rPr>
          <w:color w:val="2F4F4F"/>
        </w:rPr>
        <w:t xml:space="preserve"> </w:t>
      </w:r>
      <w:r w:rsidR="00C960A4">
        <w:t>These inputs were obtained from the works of Laubscher and Rousseau [</w:t>
      </w:r>
      <w:r w:rsidR="00C960A4">
        <w:rPr>
          <w:color w:val="2F4F4F"/>
        </w:rPr>
        <w:t>3</w:t>
      </w:r>
      <w:r w:rsidR="00910C3C">
        <w:rPr>
          <w:color w:val="2F4F4F"/>
        </w:rPr>
        <w:t>3</w:t>
      </w:r>
      <w:r w:rsidR="00C960A4">
        <w:t>].</w:t>
      </w:r>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w:t>
      </w:r>
      <w:commentRangeStart w:id="33"/>
      <w:commentRangeStart w:id="34"/>
      <w:r w:rsidR="0075054F">
        <w:t>convergence</w:t>
      </w:r>
      <w:commentRangeEnd w:id="33"/>
      <w:r w:rsidR="009112D6">
        <w:rPr>
          <w:rStyle w:val="CommentReference"/>
        </w:rPr>
        <w:commentReference w:id="33"/>
      </w:r>
      <w:commentRangeEnd w:id="34"/>
      <w:r w:rsidR="005651CE">
        <w:rPr>
          <w:rStyle w:val="CommentReference"/>
        </w:rPr>
        <w:commentReference w:id="34"/>
      </w:r>
      <w:r w:rsidR="0075054F">
        <w:t xml:space="preserve">. </w:t>
      </w:r>
      <w:ins w:id="35" w:author="Brad Rawlins" w:date="2022-05-11T16:53:00Z">
        <w:r w:rsidR="00292055">
          <w:t xml:space="preserve">Table 6 provides the </w:t>
        </w:r>
      </w:ins>
      <w:ins w:id="36" w:author="Brad Rawlins" w:date="2022-05-11T16:54:00Z">
        <w:r w:rsidR="00292055">
          <w:t xml:space="preserve">total mill </w:t>
        </w:r>
      </w:ins>
      <w:ins w:id="37" w:author="Brad Rawlins" w:date="2022-05-11T16:53:00Z">
        <w:r w:rsidR="00292055">
          <w:t>fuel flow rate</w:t>
        </w:r>
      </w:ins>
      <w:ins w:id="38" w:author="Brad Rawlins" w:date="2022-05-11T16:54:00Z">
        <w:r w:rsidR="00292055">
          <w:t xml:space="preserve"> for the validation cases. Biasing of the </w:t>
        </w:r>
      </w:ins>
      <w:ins w:id="39" w:author="Brad Rawlins" w:date="2022-05-11T16:56:00Z">
        <w:r w:rsidR="00292055">
          <w:t xml:space="preserve">mill </w:t>
        </w:r>
      </w:ins>
      <w:ins w:id="40" w:author="Brad Rawlins" w:date="2022-05-11T16:54:00Z">
        <w:r w:rsidR="00292055">
          <w:t xml:space="preserve">fuel flow </w:t>
        </w:r>
      </w:ins>
      <w:ins w:id="41" w:author="Brad Rawlins" w:date="2022-05-11T16:55:00Z">
        <w:r w:rsidR="00292055">
          <w:t>rates was introduced to provide a realistic operational uncertainty</w:t>
        </w:r>
      </w:ins>
      <w:ins w:id="42" w:author="Brad Rawlins" w:date="2022-05-11T16:56:00Z">
        <w:r w:rsidR="00292055">
          <w:t xml:space="preserve"> to the model.</w:t>
        </w:r>
      </w:ins>
    </w:p>
    <w:p w14:paraId="1CD21158" w14:textId="41F02DF7" w:rsidR="005E091B" w:rsidRDefault="005E091B">
      <w:pPr>
        <w:ind w:left="-15"/>
      </w:pPr>
    </w:p>
    <w:p w14:paraId="36204422" w14:textId="0EE2994E" w:rsidR="005E091B" w:rsidRDefault="005E091B">
      <w:pPr>
        <w:ind w:left="-15"/>
      </w:pPr>
    </w:p>
    <w:p w14:paraId="26200DB8" w14:textId="77777777" w:rsidR="005E091B" w:rsidRDefault="005E091B">
      <w:pPr>
        <w:ind w:left="-15"/>
      </w:pPr>
    </w:p>
    <w:p w14:paraId="6BFEE173" w14:textId="29486109" w:rsidR="005651CE" w:rsidRPr="00631F53" w:rsidRDefault="005651CE" w:rsidP="005651CE">
      <w:pPr>
        <w:spacing w:after="0" w:line="259" w:lineRule="auto"/>
        <w:ind w:left="-5" w:hanging="10"/>
        <w:jc w:val="left"/>
        <w:rPr>
          <w:b/>
          <w:bCs/>
        </w:rPr>
      </w:pPr>
      <w:r w:rsidRPr="00631F53">
        <w:rPr>
          <w:b/>
          <w:bCs/>
          <w:sz w:val="18"/>
        </w:rPr>
        <w:lastRenderedPageBreak/>
        <w:t xml:space="preserve">Table </w:t>
      </w:r>
      <w:r>
        <w:rPr>
          <w:b/>
          <w:bCs/>
          <w:sz w:val="18"/>
        </w:rPr>
        <w:t>6</w:t>
      </w:r>
    </w:p>
    <w:p w14:paraId="2C1BE44D" w14:textId="77777777" w:rsidR="005651CE" w:rsidRPr="00631F53" w:rsidRDefault="005651CE" w:rsidP="005651CE">
      <w:pPr>
        <w:spacing w:after="0" w:line="261" w:lineRule="auto"/>
        <w:ind w:left="-5" w:hanging="10"/>
        <w:jc w:val="left"/>
        <w:rPr>
          <w:sz w:val="18"/>
        </w:rPr>
      </w:pPr>
      <w:r>
        <w:rPr>
          <w:sz w:val="18"/>
        </w:rPr>
        <w:t>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PlainTable4"/>
        <w:tblW w:w="0" w:type="auto"/>
        <w:tblLook w:val="04A0" w:firstRow="1" w:lastRow="0" w:firstColumn="1" w:lastColumn="0" w:noHBand="0" w:noVBand="1"/>
      </w:tblPr>
      <w:tblGrid>
        <w:gridCol w:w="1165"/>
        <w:gridCol w:w="1165"/>
        <w:gridCol w:w="1165"/>
        <w:gridCol w:w="1165"/>
        <w:gridCol w:w="1165"/>
        <w:gridCol w:w="1165"/>
        <w:gridCol w:w="1165"/>
        <w:gridCol w:w="1166"/>
      </w:tblGrid>
      <w:tr w:rsidR="00292055" w14:paraId="3090F876" w14:textId="77777777" w:rsidTr="00292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000000"/>
              <w:bottom w:val="single" w:sz="4" w:space="0" w:color="000000" w:themeColor="text1"/>
            </w:tcBorders>
          </w:tcPr>
          <w:p w14:paraId="56B1B9EE" w14:textId="3C00BBCF" w:rsidR="00292055" w:rsidRDefault="00292055" w:rsidP="00292055">
            <w:pPr>
              <w:spacing w:after="0"/>
              <w:ind w:firstLine="0"/>
              <w:jc w:val="center"/>
            </w:pPr>
            <w:r>
              <w:t>MCR load</w:t>
            </w:r>
          </w:p>
        </w:tc>
        <w:tc>
          <w:tcPr>
            <w:tcW w:w="1165" w:type="dxa"/>
            <w:tcBorders>
              <w:top w:val="single" w:sz="4" w:space="0" w:color="000000"/>
              <w:bottom w:val="single" w:sz="4" w:space="0" w:color="000000" w:themeColor="text1"/>
            </w:tcBorders>
          </w:tcPr>
          <w:p w14:paraId="7B36B9D2" w14:textId="07F36EAE"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1</w:t>
            </w:r>
          </w:p>
        </w:tc>
        <w:tc>
          <w:tcPr>
            <w:tcW w:w="1165" w:type="dxa"/>
            <w:tcBorders>
              <w:top w:val="single" w:sz="4" w:space="0" w:color="000000"/>
              <w:bottom w:val="single" w:sz="4" w:space="0" w:color="000000" w:themeColor="text1"/>
            </w:tcBorders>
          </w:tcPr>
          <w:p w14:paraId="7D83AFBC" w14:textId="01BB743C"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w:t>
            </w:r>
            <w:r>
              <w:t xml:space="preserve"> 2</w:t>
            </w:r>
          </w:p>
        </w:tc>
        <w:tc>
          <w:tcPr>
            <w:tcW w:w="1165" w:type="dxa"/>
            <w:tcBorders>
              <w:top w:val="single" w:sz="4" w:space="0" w:color="auto"/>
              <w:bottom w:val="single" w:sz="4" w:space="0" w:color="000000" w:themeColor="text1"/>
            </w:tcBorders>
          </w:tcPr>
          <w:p w14:paraId="3FF9C8A4" w14:textId="413D9D30"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 xml:space="preserve">Mill </w:t>
            </w:r>
            <w:r>
              <w:t>3</w:t>
            </w:r>
          </w:p>
        </w:tc>
        <w:tc>
          <w:tcPr>
            <w:tcW w:w="1165" w:type="dxa"/>
            <w:tcBorders>
              <w:top w:val="single" w:sz="4" w:space="0" w:color="auto"/>
              <w:bottom w:val="single" w:sz="4" w:space="0" w:color="000000" w:themeColor="text1"/>
            </w:tcBorders>
          </w:tcPr>
          <w:p w14:paraId="6C931377" w14:textId="1619A545"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 xml:space="preserve">Mill </w:t>
            </w:r>
            <w:r>
              <w:t>4</w:t>
            </w:r>
          </w:p>
        </w:tc>
        <w:tc>
          <w:tcPr>
            <w:tcW w:w="1165" w:type="dxa"/>
            <w:tcBorders>
              <w:top w:val="single" w:sz="4" w:space="0" w:color="auto"/>
              <w:bottom w:val="single" w:sz="4" w:space="0" w:color="000000" w:themeColor="text1"/>
            </w:tcBorders>
          </w:tcPr>
          <w:p w14:paraId="615EBEE7" w14:textId="25771B38"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 xml:space="preserve">Mill </w:t>
            </w:r>
            <w:r>
              <w:t>5</w:t>
            </w:r>
          </w:p>
        </w:tc>
        <w:tc>
          <w:tcPr>
            <w:tcW w:w="1165" w:type="dxa"/>
            <w:tcBorders>
              <w:top w:val="single" w:sz="4" w:space="0" w:color="000000" w:themeColor="text1"/>
              <w:bottom w:val="single" w:sz="4" w:space="0" w:color="000000" w:themeColor="text1"/>
            </w:tcBorders>
          </w:tcPr>
          <w:p w14:paraId="0ACE9BBB" w14:textId="1937314D"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 xml:space="preserve">Mill </w:t>
            </w:r>
            <w:r>
              <w:t>6</w:t>
            </w:r>
          </w:p>
        </w:tc>
        <w:tc>
          <w:tcPr>
            <w:tcW w:w="1166" w:type="dxa"/>
            <w:tcBorders>
              <w:top w:val="single" w:sz="4" w:space="0" w:color="000000" w:themeColor="text1"/>
              <w:bottom w:val="single" w:sz="4" w:space="0" w:color="000000" w:themeColor="text1"/>
            </w:tcBorders>
          </w:tcPr>
          <w:p w14:paraId="3339196B" w14:textId="090EA49C"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Unit</w:t>
            </w:r>
          </w:p>
        </w:tc>
      </w:tr>
      <w:tr w:rsidR="00292055" w14:paraId="51E3554C" w14:textId="77777777" w:rsidTr="00292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000000" w:themeColor="text1"/>
              <w:bottom w:val="single" w:sz="4" w:space="0" w:color="FFFFFF" w:themeColor="background1"/>
            </w:tcBorders>
            <w:shd w:val="clear" w:color="auto" w:fill="auto"/>
          </w:tcPr>
          <w:p w14:paraId="4498917F" w14:textId="6CE1EA3C" w:rsidR="00292055" w:rsidRDefault="00292055" w:rsidP="00292055">
            <w:pPr>
              <w:spacing w:after="0"/>
              <w:ind w:firstLine="0"/>
              <w:jc w:val="center"/>
            </w:pPr>
            <w:r>
              <w:t>100 %</w:t>
            </w:r>
          </w:p>
        </w:tc>
        <w:tc>
          <w:tcPr>
            <w:tcW w:w="1165" w:type="dxa"/>
            <w:tcBorders>
              <w:top w:val="single" w:sz="4" w:space="0" w:color="000000" w:themeColor="text1"/>
              <w:bottom w:val="single" w:sz="4" w:space="0" w:color="FFFFFF" w:themeColor="background1"/>
            </w:tcBorders>
            <w:shd w:val="clear" w:color="auto" w:fill="auto"/>
          </w:tcPr>
          <w:p w14:paraId="2C128BAE" w14:textId="56252C02"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19.14</w:t>
            </w:r>
          </w:p>
        </w:tc>
        <w:tc>
          <w:tcPr>
            <w:tcW w:w="1165" w:type="dxa"/>
            <w:tcBorders>
              <w:top w:val="single" w:sz="4" w:space="0" w:color="000000" w:themeColor="text1"/>
              <w:bottom w:val="single" w:sz="4" w:space="0" w:color="FFFFFF" w:themeColor="background1"/>
            </w:tcBorders>
            <w:shd w:val="clear" w:color="auto" w:fill="auto"/>
          </w:tcPr>
          <w:p w14:paraId="5E85642E" w14:textId="04AB33E8"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20.22</w:t>
            </w:r>
          </w:p>
        </w:tc>
        <w:tc>
          <w:tcPr>
            <w:tcW w:w="1165" w:type="dxa"/>
            <w:tcBorders>
              <w:top w:val="single" w:sz="4" w:space="0" w:color="000000" w:themeColor="text1"/>
              <w:bottom w:val="single" w:sz="4" w:space="0" w:color="FFFFFF" w:themeColor="background1"/>
            </w:tcBorders>
            <w:shd w:val="clear" w:color="auto" w:fill="auto"/>
          </w:tcPr>
          <w:p w14:paraId="3E612DF9" w14:textId="76D107D3"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19.92</w:t>
            </w:r>
          </w:p>
        </w:tc>
        <w:tc>
          <w:tcPr>
            <w:tcW w:w="1165" w:type="dxa"/>
            <w:tcBorders>
              <w:top w:val="single" w:sz="4" w:space="0" w:color="000000" w:themeColor="text1"/>
              <w:bottom w:val="single" w:sz="4" w:space="0" w:color="FFFFFF" w:themeColor="background1"/>
            </w:tcBorders>
            <w:shd w:val="clear" w:color="auto" w:fill="auto"/>
          </w:tcPr>
          <w:p w14:paraId="312D8D90" w14:textId="22459FF2"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19.98</w:t>
            </w:r>
          </w:p>
        </w:tc>
        <w:tc>
          <w:tcPr>
            <w:tcW w:w="1165" w:type="dxa"/>
            <w:tcBorders>
              <w:top w:val="single" w:sz="4" w:space="0" w:color="000000" w:themeColor="text1"/>
              <w:bottom w:val="single" w:sz="4" w:space="0" w:color="FFFFFF" w:themeColor="background1"/>
            </w:tcBorders>
            <w:shd w:val="clear" w:color="auto" w:fill="auto"/>
          </w:tcPr>
          <w:p w14:paraId="3B9C9A90" w14:textId="747FCA42" w:rsidR="00292055" w:rsidRDefault="005651CE"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9.41</w:t>
            </w:r>
          </w:p>
        </w:tc>
        <w:tc>
          <w:tcPr>
            <w:tcW w:w="1165" w:type="dxa"/>
            <w:tcBorders>
              <w:top w:val="single" w:sz="4" w:space="0" w:color="000000" w:themeColor="text1"/>
              <w:bottom w:val="single" w:sz="4" w:space="0" w:color="FFFFFF" w:themeColor="background1"/>
            </w:tcBorders>
            <w:shd w:val="clear" w:color="auto" w:fill="auto"/>
          </w:tcPr>
          <w:p w14:paraId="01E26A92" w14:textId="67B298D2"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6" w:type="dxa"/>
            <w:tcBorders>
              <w:top w:val="single" w:sz="4" w:space="0" w:color="000000" w:themeColor="text1"/>
              <w:bottom w:val="single" w:sz="4" w:space="0" w:color="FFFFFF" w:themeColor="background1"/>
            </w:tcBorders>
            <w:shd w:val="clear" w:color="auto" w:fill="auto"/>
          </w:tcPr>
          <w:p w14:paraId="661F17DD" w14:textId="18E7FBF6"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kg/s</w:t>
            </w:r>
          </w:p>
        </w:tc>
      </w:tr>
      <w:tr w:rsidR="00292055" w14:paraId="7526A905" w14:textId="77777777" w:rsidTr="00292055">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themeColor="background1"/>
            </w:tcBorders>
          </w:tcPr>
          <w:p w14:paraId="194C378D" w14:textId="6C848EC7" w:rsidR="00292055" w:rsidRDefault="00292055" w:rsidP="00292055">
            <w:pPr>
              <w:spacing w:after="0"/>
              <w:ind w:firstLine="0"/>
              <w:jc w:val="center"/>
            </w:pPr>
            <w:r>
              <w:t>80 %</w:t>
            </w:r>
          </w:p>
        </w:tc>
        <w:tc>
          <w:tcPr>
            <w:tcW w:w="1165" w:type="dxa"/>
            <w:tcBorders>
              <w:top w:val="single" w:sz="4" w:space="0" w:color="FFFFFF" w:themeColor="background1"/>
            </w:tcBorders>
          </w:tcPr>
          <w:p w14:paraId="1BFBE821" w14:textId="0685AED0"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18.</w:t>
            </w:r>
            <w:r w:rsidR="005E091B">
              <w:t>23</w:t>
            </w:r>
          </w:p>
        </w:tc>
        <w:tc>
          <w:tcPr>
            <w:tcW w:w="1165" w:type="dxa"/>
            <w:tcBorders>
              <w:top w:val="single" w:sz="4" w:space="0" w:color="FFFFFF" w:themeColor="background1"/>
            </w:tcBorders>
          </w:tcPr>
          <w:p w14:paraId="2A04ED8A" w14:textId="0330BE08"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19.</w:t>
            </w:r>
            <w:r w:rsidR="005E091B">
              <w:t>72</w:t>
            </w:r>
          </w:p>
        </w:tc>
        <w:tc>
          <w:tcPr>
            <w:tcW w:w="1165" w:type="dxa"/>
            <w:tcBorders>
              <w:top w:val="single" w:sz="4" w:space="0" w:color="FFFFFF" w:themeColor="background1"/>
            </w:tcBorders>
          </w:tcPr>
          <w:p w14:paraId="1A199FC7" w14:textId="2357C749"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19.</w:t>
            </w:r>
            <w:r w:rsidR="005E091B">
              <w:t>02</w:t>
            </w:r>
          </w:p>
        </w:tc>
        <w:tc>
          <w:tcPr>
            <w:tcW w:w="1165" w:type="dxa"/>
            <w:tcBorders>
              <w:top w:val="single" w:sz="4" w:space="0" w:color="FFFFFF" w:themeColor="background1"/>
            </w:tcBorders>
          </w:tcPr>
          <w:p w14:paraId="64134432" w14:textId="32BCEF18"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17.</w:t>
            </w:r>
            <w:r w:rsidR="005E091B">
              <w:t>82</w:t>
            </w:r>
          </w:p>
        </w:tc>
        <w:tc>
          <w:tcPr>
            <w:tcW w:w="1165" w:type="dxa"/>
            <w:tcBorders>
              <w:top w:val="single" w:sz="4" w:space="0" w:color="FFFFFF" w:themeColor="background1"/>
            </w:tcBorders>
          </w:tcPr>
          <w:p w14:paraId="522C2720" w14:textId="4D2836C9"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18.</w:t>
            </w:r>
            <w:r w:rsidR="005E091B">
              <w:t>02</w:t>
            </w:r>
          </w:p>
        </w:tc>
        <w:tc>
          <w:tcPr>
            <w:tcW w:w="1165" w:type="dxa"/>
            <w:tcBorders>
              <w:top w:val="single" w:sz="4" w:space="0" w:color="FFFFFF" w:themeColor="background1"/>
            </w:tcBorders>
          </w:tcPr>
          <w:p w14:paraId="02E5E539" w14:textId="6B6A24AF"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0.00</w:t>
            </w:r>
          </w:p>
        </w:tc>
        <w:tc>
          <w:tcPr>
            <w:tcW w:w="1166" w:type="dxa"/>
            <w:tcBorders>
              <w:top w:val="single" w:sz="4" w:space="0" w:color="FFFFFF" w:themeColor="background1"/>
            </w:tcBorders>
          </w:tcPr>
          <w:p w14:paraId="48977314" w14:textId="3FA0AC62"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kg/s</w:t>
            </w:r>
          </w:p>
        </w:tc>
      </w:tr>
      <w:tr w:rsidR="00292055" w14:paraId="1A4D9443" w14:textId="77777777" w:rsidTr="00292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bottom w:val="single" w:sz="4" w:space="0" w:color="000000"/>
            </w:tcBorders>
            <w:shd w:val="clear" w:color="auto" w:fill="auto"/>
          </w:tcPr>
          <w:p w14:paraId="672F2517" w14:textId="71DD462C" w:rsidR="00292055" w:rsidRDefault="00292055" w:rsidP="00292055">
            <w:pPr>
              <w:spacing w:after="0"/>
              <w:ind w:firstLine="0"/>
              <w:jc w:val="center"/>
            </w:pPr>
            <w:r>
              <w:t>60 %</w:t>
            </w:r>
          </w:p>
        </w:tc>
        <w:tc>
          <w:tcPr>
            <w:tcW w:w="1165" w:type="dxa"/>
            <w:tcBorders>
              <w:bottom w:val="single" w:sz="4" w:space="0" w:color="000000"/>
            </w:tcBorders>
            <w:shd w:val="clear" w:color="auto" w:fill="auto"/>
          </w:tcPr>
          <w:p w14:paraId="16AEE25D" w14:textId="06CE7F66"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15.46</w:t>
            </w:r>
          </w:p>
        </w:tc>
        <w:tc>
          <w:tcPr>
            <w:tcW w:w="1165" w:type="dxa"/>
            <w:tcBorders>
              <w:bottom w:val="single" w:sz="4" w:space="0" w:color="000000"/>
            </w:tcBorders>
            <w:shd w:val="clear" w:color="auto" w:fill="auto"/>
          </w:tcPr>
          <w:p w14:paraId="4E2EB8B1" w14:textId="6F78FB4C"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6.13</w:t>
            </w:r>
          </w:p>
        </w:tc>
        <w:tc>
          <w:tcPr>
            <w:tcW w:w="1165" w:type="dxa"/>
            <w:tcBorders>
              <w:bottom w:val="single" w:sz="4" w:space="0" w:color="000000"/>
            </w:tcBorders>
            <w:shd w:val="clear" w:color="auto" w:fill="auto"/>
          </w:tcPr>
          <w:p w14:paraId="71702CE6" w14:textId="58D36829"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5" w:type="dxa"/>
            <w:tcBorders>
              <w:bottom w:val="single" w:sz="4" w:space="0" w:color="000000"/>
            </w:tcBorders>
            <w:shd w:val="clear" w:color="auto" w:fill="auto"/>
          </w:tcPr>
          <w:p w14:paraId="77776225" w14:textId="15CC6741"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5.11</w:t>
            </w:r>
          </w:p>
        </w:tc>
        <w:tc>
          <w:tcPr>
            <w:tcW w:w="1165" w:type="dxa"/>
            <w:tcBorders>
              <w:bottom w:val="single" w:sz="4" w:space="0" w:color="000000"/>
            </w:tcBorders>
            <w:shd w:val="clear" w:color="auto" w:fill="auto"/>
          </w:tcPr>
          <w:p w14:paraId="39FD298A" w14:textId="56F0CAAB"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5</w:t>
            </w:r>
            <w:r>
              <w:t>.3</w:t>
            </w:r>
            <w:r w:rsidR="005E091B">
              <w:t>2</w:t>
            </w:r>
          </w:p>
        </w:tc>
        <w:tc>
          <w:tcPr>
            <w:tcW w:w="1165" w:type="dxa"/>
            <w:tcBorders>
              <w:bottom w:val="single" w:sz="4" w:space="0" w:color="000000"/>
            </w:tcBorders>
            <w:shd w:val="clear" w:color="auto" w:fill="auto"/>
          </w:tcPr>
          <w:p w14:paraId="402F75F7" w14:textId="620E4755"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6" w:type="dxa"/>
            <w:tcBorders>
              <w:bottom w:val="single" w:sz="4" w:space="0" w:color="000000"/>
            </w:tcBorders>
            <w:shd w:val="clear" w:color="auto" w:fill="auto"/>
          </w:tcPr>
          <w:p w14:paraId="77CD4E9B" w14:textId="120210D5"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kg/s</w:t>
            </w:r>
          </w:p>
        </w:tc>
      </w:tr>
    </w:tbl>
    <w:p w14:paraId="6BDF5D61" w14:textId="77777777" w:rsidR="00292055" w:rsidRDefault="00292055">
      <w:pPr>
        <w:ind w:left="-15"/>
      </w:pPr>
    </w:p>
    <w:p w14:paraId="31468A4D" w14:textId="7C549333"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w:t>
      </w:r>
      <w:r w:rsidR="00C51802">
        <w:t xml:space="preserve">that </w:t>
      </w:r>
      <w:r>
        <w:t xml:space="preserve">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r w:rsidR="009112D6">
        <w:t>, therefore, inferring that the model predictions are sufficiently accurate</w:t>
      </w:r>
      <w:r>
        <w:t>.</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4"/>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5"/>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6"/>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4AF84393" id="Group 22729"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">
                <v:shape id="Picture 2122"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">
                  <v:imagedata r:id="rId27" o:title=""/>
                </v:shape>
                <v:shape id="Picture 2125"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">
                  <v:imagedata r:id="rId28" o:title=""/>
                </v:shape>
                <v:shape id="Picture 2128"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">
                  <v:imagedata r:id="rId29" o:title=""/>
                </v:shape>
                <w10:anchorlock/>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6B9139CE"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0"/>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1"/>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2"/>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677E582E" id="Group 22731"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">
                <v:shape id="Picture 2134" o:spid="_x0000_s1027" type="#_x0000_t75" style="position:absolute;width:19553;height:1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">
                  <v:imagedata r:id="rId33" o:title=""/>
                </v:shape>
                <v:shape id="Picture 2137"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">
                  <v:imagedata r:id="rId34" o:title=""/>
                </v:shape>
                <v:shape id="Picture 2140"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">
                  <v:imagedata r:id="rId35" o:title=""/>
                </v:shape>
                <w10:anchorlock/>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F4F80BC" w:rsidR="000F2716" w:rsidRDefault="0075054F">
      <w:pPr>
        <w:spacing w:after="123" w:line="261" w:lineRule="auto"/>
        <w:ind w:left="-5" w:hanging="10"/>
        <w:jc w:val="left"/>
      </w:pPr>
      <w:r>
        <w:rPr>
          <w:sz w:val="18"/>
        </w:rPr>
        <w:t xml:space="preserve">Figure </w:t>
      </w:r>
      <w:r w:rsidR="007B421E">
        <w:rPr>
          <w:sz w:val="18"/>
        </w:rPr>
        <w:t>10</w:t>
      </w:r>
      <w:r>
        <w:rPr>
          <w:sz w:val="18"/>
        </w:rPr>
        <w:t xml:space="preserve">: Load validation result comparison of the measured data and MDN model results for the steam exit and </w:t>
      </w:r>
      <w:r w:rsidR="007A1215">
        <w:rPr>
          <w:sz w:val="18"/>
        </w:rPr>
        <w:t xml:space="preserve">steam </w:t>
      </w:r>
      <w:r>
        <w:rPr>
          <w:sz w:val="18"/>
        </w:rPr>
        <w:t>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6"/>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7"/>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8"/>
                          <a:stretch>
                            <a:fillRect/>
                          </a:stretch>
                        </pic:blipFill>
                        <pic:spPr>
                          <a:xfrm>
                            <a:off x="3970135" y="0"/>
                            <a:ext cx="1955442" cy="1530008"/>
                          </a:xfrm>
                          <a:prstGeom prst="rect">
                            <a:avLst/>
                          </a:prstGeom>
                        </pic:spPr>
                      </pic:pic>
                    </wpg:wgp>
                  </a:graphicData>
                </a:graphic>
              </wp:inline>
            </w:drawing>
          </mc:Choice>
          <mc:Fallback xmlns:oel="http://schemas.microsoft.com/office/2019/extlst">
            <w:pict>
              <v:group w14:anchorId="619385EC" id="Group 2273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">
                <v:shape id="Picture 2146" o:spid="_x0000_s1027" type="#_x0000_t75" style="position:absolute;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">
                  <v:imagedata r:id="rId39" o:title=""/>
                </v:shape>
                <v:shape id="Picture 2149" o:spid="_x0000_s1028" type="#_x0000_t75" style="position:absolute;left:19850;width:19555;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">
                  <v:imagedata r:id="rId40" o:title=""/>
                </v:shape>
                <v:shape id="Picture 2152"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">
                  <v:imagedata r:id="rId41" o:title=""/>
                </v:shape>
                <w10:anchorlock/>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lastRenderedPageBreak/>
        <w:tab/>
      </w:r>
      <w:r>
        <w:rPr>
          <w:sz w:val="18"/>
        </w:rPr>
        <w:t>(a) 100% MCR</w:t>
      </w:r>
      <w:r>
        <w:rPr>
          <w:sz w:val="18"/>
        </w:rPr>
        <w:tab/>
        <w:t>(b) 80% MCR</w:t>
      </w:r>
      <w:r>
        <w:rPr>
          <w:sz w:val="18"/>
        </w:rPr>
        <w:tab/>
        <w:t>(c) 60% MCR</w:t>
      </w:r>
    </w:p>
    <w:p w14:paraId="468B4906" w14:textId="0CBF552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MDN model results for the required attemperator flowrates to maintain operational integrity</w:t>
      </w:r>
    </w:p>
    <w:p w14:paraId="687D5341" w14:textId="10F31047"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w:t>
      </w:r>
      <w:r w:rsidR="00A7246B">
        <w:t xml:space="preserve"> in all but one case</w:t>
      </w:r>
      <w:r>
        <w:t>.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w:t>
      </w:r>
      <w:r w:rsidR="00910C3C">
        <w:rPr>
          <w:color w:val="2F4F4F"/>
        </w:rPr>
        <w:t>4</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26B01D55" w:rsidR="000F2716" w:rsidRDefault="0075054F">
      <w:pPr>
        <w:spacing w:after="430"/>
        <w:ind w:left="-15"/>
      </w:pPr>
      <w:r>
        <w:t xml:space="preserve">It has been shown that </w:t>
      </w:r>
      <w:r w:rsidR="00C10903">
        <w:t xml:space="preserve">the </w:t>
      </w:r>
      <w:r>
        <w:t>integrated model is able to resolve the thermal response based on the predictions of the MDN model for a wide range of loads with sufficient accuracy. The heat loads are within a 5% tolerance of the measured mean value</w:t>
      </w:r>
      <w:r w:rsidR="00815C90">
        <w:t>s</w:t>
      </w:r>
      <w:r>
        <w:t xml:space="preserve">, while the steam generation rates exhibit a maximum difference of 7%, which </w:t>
      </w:r>
      <w:r w:rsidR="00815C90">
        <w:t xml:space="preserve">is </w:t>
      </w:r>
      <w:r>
        <w:t xml:space="preserve">seen in the 60% MCR load case (refer to Figure </w:t>
      </w:r>
      <w:r w:rsidR="007B421E">
        <w:rPr>
          <w:color w:val="2F4F4F"/>
        </w:rPr>
        <w:t>10</w:t>
      </w:r>
      <w:r>
        <w:rPr>
          <w:color w:val="2F4F4F"/>
        </w:rPr>
        <w:t xml:space="preserve"> </w:t>
      </w:r>
      <w:r>
        <w:t>(c)). The attemperator</w:t>
      </w:r>
      <w:r w:rsidR="00303E4D">
        <w:t xml:space="preserve"> flow rate</w:t>
      </w:r>
      <w:r>
        <w:t xml:space="preserve"> results </w:t>
      </w:r>
      <w:r w:rsidR="00303E4D">
        <w:t xml:space="preserve">show </w:t>
      </w:r>
      <w:r>
        <w:t xml:space="preserve">the largest uncertainty/confidence band of all the results (Figure </w:t>
      </w:r>
      <w:r>
        <w:rPr>
          <w:color w:val="2F4F4F"/>
        </w:rPr>
        <w:t>1</w:t>
      </w:r>
      <w:r w:rsidR="007B421E">
        <w:rPr>
          <w:color w:val="2F4F4F"/>
        </w:rPr>
        <w:t>1</w:t>
      </w:r>
      <w:r>
        <w:t>), however the</w:t>
      </w:r>
      <w:r w:rsidR="00B24AB7">
        <w:t>se</w:t>
      </w:r>
      <w:r>
        <w:t xml:space="preserve"> overlap </w:t>
      </w:r>
      <w:r w:rsidR="00B24AB7">
        <w:t>with the measured values in all but one case</w:t>
      </w:r>
      <w:r>
        <w:t>.</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the impact of the parameters on the boiler efficiency, heat pick-up and thermal response</w:t>
      </w:r>
      <w:r w:rsidR="007946BF">
        <w:t>.</w:t>
      </w:r>
      <w:r w:rsidR="00441EC3">
        <w:t xml:space="preserve">  </w:t>
      </w:r>
      <w:r>
        <w:t xml:space="preserve">The input vectors for the 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177C21B6" w:rsidR="000F2716" w:rsidRDefault="0075054F" w:rsidP="00631F53">
      <w:pPr>
        <w:spacing w:line="276" w:lineRule="auto"/>
        <w:ind w:left="-15"/>
      </w:pPr>
      <w:r>
        <w:t xml:space="preserve">As with </w:t>
      </w:r>
      <w:r w:rsidR="00711E35">
        <w:t xml:space="preserve">the </w:t>
      </w:r>
      <w:r>
        <w:t xml:space="preserve">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xml:space="preserve">. The base </w:t>
      </w:r>
      <w:r w:rsidR="00B30905">
        <w:t>case in</w:t>
      </w:r>
      <w:r>
        <w:t xml:space="preserve"> Figure </w:t>
      </w:r>
      <w:r>
        <w:rPr>
          <w:color w:val="2F4F4F"/>
        </w:rPr>
        <w:t>1</w:t>
      </w:r>
      <w:r w:rsidR="007B421E">
        <w:rPr>
          <w:color w:val="2F4F4F"/>
        </w:rPr>
        <w:t>2</w:t>
      </w:r>
      <w:r>
        <w:rPr>
          <w:color w:val="2F4F4F"/>
        </w:rPr>
        <w:t xml:space="preserve"> </w:t>
      </w:r>
      <w:r>
        <w:t xml:space="preserve">(a-c) refers to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w:t>
      </w:r>
      <w:r w:rsidR="00145652">
        <w:t xml:space="preserve"> on average</w:t>
      </w:r>
      <w:r>
        <w:t xml:space="preserve">. This </w:t>
      </w:r>
      <w:r w:rsidR="00656489">
        <w:t>can reasonably be expected</w:t>
      </w:r>
      <w:r>
        <w:t xml:space="preserve"> since the energy content of the fuel is lower than that of the base case. To maintain 100% load capabilities using the poor</w:t>
      </w:r>
      <w:r w:rsidR="00C9783F">
        <w:t>-</w:t>
      </w:r>
      <w:r>
        <w:t xml:space="preserve">quality fuel </w:t>
      </w:r>
      <w:r w:rsidR="00145652">
        <w:t xml:space="preserve">would require </w:t>
      </w:r>
      <w:r>
        <w:t xml:space="preserve">an increase in the fuel flowrate, </w:t>
      </w:r>
      <w:r w:rsidR="00602EF1">
        <w:t>which would</w:t>
      </w:r>
      <w:r>
        <w:t xml:space="preserve"> provide more energy content</w:t>
      </w:r>
      <w:r w:rsidR="00602EF1">
        <w:t>.</w:t>
      </w:r>
      <w:r>
        <w:t xml:space="preserve"> </w:t>
      </w:r>
      <w:r w:rsidR="00602EF1">
        <w:t>H</w:t>
      </w:r>
      <w:r>
        <w:t>owever</w:t>
      </w:r>
      <w:r w:rsidR="00602EF1">
        <w:t>,</w:t>
      </w:r>
      <w:r>
        <w:t xml:space="preserve"> the mill operational </w:t>
      </w:r>
      <w:r w:rsidR="00602EF1">
        <w:t>capacit</w:t>
      </w:r>
      <w:r w:rsidR="002A1047">
        <w:t xml:space="preserve">ies </w:t>
      </w:r>
      <w:r>
        <w:t>are limited</w:t>
      </w:r>
      <w:r w:rsidR="007602BF">
        <w:t xml:space="preserve">.  </w:t>
      </w:r>
      <w:r>
        <w:t>The operational protocol for the 100% load case makes use of 5 mills operating 30 of the 36 burners at full capacity</w:t>
      </w:r>
      <w:r w:rsidR="002657BF">
        <w:t>,</w:t>
      </w:r>
      <w:r>
        <w:t xml:space="preserve"> with a standby mill and burner arrangement placed in reserve to help mitigate operational risks, such as maintenance schedules. Using the standby mill would allow the fuel flowrate to </w:t>
      </w:r>
      <w:r w:rsidR="002657BF">
        <w:t xml:space="preserve">be </w:t>
      </w:r>
      <w:r>
        <w:t>increase</w:t>
      </w:r>
      <w:r w:rsidR="00FD3FE3">
        <w:t>d</w:t>
      </w:r>
      <w:r>
        <w:t xml:space="preserve"> by </w:t>
      </w:r>
      <w:r w:rsidR="002657BF">
        <w:t xml:space="preserve">a </w:t>
      </w:r>
      <w:r>
        <w:t>maximum</w:t>
      </w:r>
      <w:r w:rsidR="002657BF">
        <w:t xml:space="preserve"> of</w:t>
      </w:r>
      <w:r>
        <w:t xml:space="preserve"> 17%</w:t>
      </w:r>
      <w:r w:rsidR="00D37738">
        <w:t>.  However</w:t>
      </w:r>
      <w:r>
        <w:t xml:space="preserve">, this would </w:t>
      </w:r>
      <w:r w:rsidR="00D37738">
        <w:t xml:space="preserve">in turn </w:t>
      </w:r>
      <w:r>
        <w:t xml:space="preserve">decrease the operational integrity and increase the associated risks. </w:t>
      </w:r>
      <w:r w:rsidR="00DA4ABE">
        <w:t xml:space="preserve">This situation would therefore imply an unwanted load loss. </w:t>
      </w:r>
      <w:r w:rsidR="00E00D02">
        <w:t>W</w:t>
      </w:r>
      <w:r>
        <w:t>hen burning the high-ash content fuel the likelihood of ash deposition/fouling of the heat exchang</w:t>
      </w:r>
      <w:r w:rsidR="0029592E">
        <w:t>er</w:t>
      </w:r>
      <w:r>
        <w:t xml:space="preserve"> components</w:t>
      </w:r>
      <w:r w:rsidR="00E00D02">
        <w:t xml:space="preserve"> also</w:t>
      </w:r>
      <w:r>
        <w:t xml:space="preserve"> increases.</w:t>
      </w:r>
    </w:p>
    <w:p w14:paraId="4DB982CC" w14:textId="6AFDF30D" w:rsidR="00F76F3B" w:rsidRPr="00F76F3B" w:rsidRDefault="0075054F" w:rsidP="000B7F72">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It is shown that for an increase in the ash content</w:t>
      </w:r>
      <w:r w:rsidR="00BC1F9F">
        <w:t xml:space="preserve"> </w:t>
      </w:r>
      <w:r w:rsidR="00BC1F9F">
        <w:lastRenderedPageBreak/>
        <w:t>of the fuel,</w:t>
      </w:r>
      <w:r>
        <w:t xml:space="preserve"> the </w:t>
      </w:r>
      <w:r w:rsidR="003A484C">
        <w:t xml:space="preserve">flue-gas </w:t>
      </w:r>
      <w:commentRangeStart w:id="43"/>
      <w:r>
        <w:t>inlet temperature increases</w:t>
      </w:r>
      <w:commentRangeEnd w:id="43"/>
      <w:r w:rsidR="00CE550E">
        <w:rPr>
          <w:rStyle w:val="CommentReference"/>
        </w:rPr>
        <w:commentReference w:id="43"/>
      </w:r>
      <w:r>
        <w:t>, which results in a higher radiative heat transfer percentage for the convective pass components.</w:t>
      </w:r>
      <w:r w:rsidR="0088490C">
        <w:t xml:space="preserve">  It is also interesting to note that </w:t>
      </w:r>
      <w:r w:rsidR="00C8696D">
        <w:t xml:space="preserve">a higher ash content </w:t>
      </w:r>
      <w:r w:rsidR="005800BE">
        <w:t xml:space="preserve">results in the largest </w:t>
      </w:r>
      <w:r w:rsidR="00C8696D">
        <w:t>uncertaint</w:t>
      </w:r>
      <w:r w:rsidR="00317FD4">
        <w:t>ies</w:t>
      </w:r>
      <w:r w:rsidR="00C8696D">
        <w:t xml:space="preserve"> in the prediction of the</w:t>
      </w:r>
      <w:ins w:id="44" w:author="Brad Rawlins" w:date="2022-05-11T14:56:00Z">
        <w:r w:rsidR="003A484C">
          <w:t xml:space="preserve"> HP and RH</w:t>
        </w:r>
      </w:ins>
      <w:r w:rsidR="00C8696D">
        <w:t xml:space="preserve"> </w:t>
      </w:r>
      <w:commentRangeStart w:id="45"/>
      <w:r w:rsidR="00C8696D">
        <w:t xml:space="preserve">exit </w:t>
      </w:r>
      <w:commentRangeEnd w:id="45"/>
      <w:r w:rsidR="00CE550E">
        <w:rPr>
          <w:rStyle w:val="CommentReference"/>
        </w:rPr>
        <w:commentReference w:id="45"/>
      </w:r>
      <w:r w:rsidR="003A484C">
        <w:t xml:space="preserve">steam </w:t>
      </w:r>
      <w:r w:rsidR="00C8696D">
        <w:t>and</w:t>
      </w:r>
      <w:r w:rsidR="003A484C">
        <w:t xml:space="preserve"> steam</w:t>
      </w:r>
      <w:r w:rsidR="00C8696D">
        <w:t xml:space="preserve"> generation flow rates.</w:t>
      </w:r>
      <w:r w:rsidR="00FA7449">
        <w:t xml:space="preserve"> </w:t>
      </w:r>
      <w:r w:rsidR="0000307D">
        <w:t>T</w:t>
      </w:r>
      <w:r>
        <w:t xml:space="preserve">he presence of more moisture in the fuel results in a lower inlet temperature, primarily </w:t>
      </w:r>
      <w:r w:rsidR="00CB27C8">
        <w:t>since</w:t>
      </w:r>
      <w:r>
        <w:t xml:space="preserve"> the extra moisture requires a higher heat rate of evaporation, leading to lower radiative heat transfer percentages. </w:t>
      </w:r>
    </w:p>
    <w:p w14:paraId="685FCB95" w14:textId="77777777" w:rsidR="00F76F3B" w:rsidRDefault="00F76F3B" w:rsidP="00F76F3B">
      <w:pPr>
        <w:spacing w:after="0" w:line="276" w:lineRule="auto"/>
        <w:ind w:firstLine="0"/>
      </w:pPr>
    </w:p>
    <w:p w14:paraId="05BF092A" w14:textId="5505C909" w:rsidR="005036B0" w:rsidRDefault="0075054F">
      <w:pPr>
        <w:ind w:left="-15"/>
      </w:pPr>
      <w:r>
        <w:t>The boiler efficiency is the measure used to convey how well the combustion heat is transferred to the working fluid, and is defined as the ratio of total amount of heat absorbed by the heat exchangers (i.e.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w:t>
      </w:r>
      <w:r w:rsidR="00E806D9">
        <w:t xml:space="preserve">which </w:t>
      </w:r>
      <w:r>
        <w:t xml:space="preserve">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77777777" w:rsidR="000F2716" w:rsidRPr="00C9783F" w:rsidRDefault="0075054F">
      <w:pPr>
        <w:spacing w:after="0" w:line="259" w:lineRule="auto"/>
        <w:ind w:left="-5" w:hanging="10"/>
        <w:jc w:val="left"/>
        <w:rPr>
          <w:b/>
          <w:bCs/>
        </w:rPr>
      </w:pPr>
      <w:r w:rsidRPr="00C9783F">
        <w:rPr>
          <w:b/>
          <w:bCs/>
          <w:sz w:val="18"/>
        </w:rPr>
        <w:lastRenderedPageBreak/>
        <w:t>Table 6</w:t>
      </w:r>
    </w:p>
    <w:p w14:paraId="050D647E" w14:textId="52BC2007" w:rsidR="000F2716" w:rsidRDefault="0075054F">
      <w:pPr>
        <w:spacing w:after="0" w:line="261" w:lineRule="auto"/>
        <w:ind w:left="-5" w:hanging="10"/>
        <w:jc w:val="left"/>
      </w:pPr>
      <w:r>
        <w:rPr>
          <w:sz w:val="18"/>
        </w:rPr>
        <w:t xml:space="preserve">Model results for poor </w:t>
      </w:r>
      <w:r w:rsidR="00405A0A">
        <w:rPr>
          <w:sz w:val="18"/>
        </w:rPr>
        <w:t xml:space="preserve">quality </w:t>
      </w:r>
      <w:r>
        <w:rPr>
          <w:sz w:val="18"/>
        </w:rPr>
        <w:t>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59FE3D34" w:rsidR="000F2716" w:rsidRDefault="0075054F">
            <w:pPr>
              <w:tabs>
                <w:tab w:val="center" w:pos="3340"/>
              </w:tabs>
              <w:spacing w:after="0" w:line="259" w:lineRule="auto"/>
              <w:ind w:firstLine="0"/>
              <w:jc w:val="left"/>
            </w:pPr>
            <w:r>
              <w:rPr>
                <w:i/>
                <w:sz w:val="18"/>
              </w:rPr>
              <w:t>Variable</w:t>
            </w:r>
            <w:r w:rsidR="00DC3B3C">
              <w:rPr>
                <w:i/>
                <w:sz w:val="18"/>
              </w:rPr>
              <w:t xml:space="preserve"> </w:t>
            </w:r>
            <w:r w:rsidR="00DC3B3C">
              <w:rPr>
                <w:iCs/>
                <w:sz w:val="18"/>
              </w:rPr>
              <w:t>(</w:t>
            </w:r>
            <w:r w:rsidR="00DC3B3C">
              <w:rPr>
                <w:b/>
                <w:bCs/>
                <w:iCs/>
                <w:sz w:val="18"/>
              </w:rPr>
              <w:t>mean  (</w:t>
            </w:r>
            <w:proofErr w:type="spellStart"/>
            <w:r w:rsidR="00DC3B3C">
              <w:rPr>
                <w:b/>
                <w:bCs/>
                <w:iCs/>
                <w:sz w:val="18"/>
              </w:rPr>
              <w:t>min,max</w:t>
            </w:r>
            <w:proofErr w:type="spellEnd"/>
            <w:r w:rsidR="00DC3B3C">
              <w:rPr>
                <w:b/>
                <w:bCs/>
                <w:iCs/>
                <w:sz w:val="18"/>
              </w:rPr>
              <w:t>)</w:t>
            </w:r>
            <w:r w:rsidR="00DC3B3C">
              <w:rPr>
                <w:iCs/>
                <w:sz w:val="18"/>
              </w:rPr>
              <w:t>)</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097ED30E" w:rsidR="000F2716" w:rsidRDefault="0075054F">
            <w:pPr>
              <w:tabs>
                <w:tab w:val="center" w:pos="3322"/>
              </w:tabs>
              <w:spacing w:after="0" w:line="259" w:lineRule="auto"/>
              <w:ind w:firstLine="0"/>
              <w:jc w:val="left"/>
            </w:pPr>
            <w:r>
              <w:rPr>
                <w:sz w:val="18"/>
              </w:rPr>
              <w:t>Mean boiler efficiency [%]</w:t>
            </w:r>
            <w:r>
              <w:rPr>
                <w:sz w:val="18"/>
              </w:rPr>
              <w:tab/>
            </w:r>
            <w:r w:rsidRPr="00C960A4">
              <w:rPr>
                <w:b/>
                <w:bCs/>
                <w:sz w:val="18"/>
              </w:rPr>
              <w:t>88.2</w:t>
            </w:r>
            <w:r w:rsidR="00DC3B3C">
              <w:rPr>
                <w:b/>
                <w:bCs/>
                <w:sz w:val="18"/>
              </w:rPr>
              <w:t xml:space="preserve">  (75.6, 91.2)</w:t>
            </w:r>
          </w:p>
        </w:tc>
        <w:tc>
          <w:tcPr>
            <w:tcW w:w="2105" w:type="dxa"/>
            <w:tcBorders>
              <w:top w:val="single" w:sz="4" w:space="0" w:color="000000"/>
              <w:left w:val="nil"/>
              <w:bottom w:val="nil"/>
              <w:right w:val="nil"/>
            </w:tcBorders>
          </w:tcPr>
          <w:p w14:paraId="277EB10F" w14:textId="6173676C" w:rsidR="000F2716" w:rsidRPr="00C960A4" w:rsidRDefault="0075054F">
            <w:pPr>
              <w:spacing w:after="0" w:line="259" w:lineRule="auto"/>
              <w:ind w:firstLine="0"/>
              <w:jc w:val="left"/>
              <w:rPr>
                <w:b/>
                <w:bCs/>
              </w:rPr>
            </w:pPr>
            <w:r w:rsidRPr="00C960A4">
              <w:rPr>
                <w:b/>
                <w:bCs/>
                <w:sz w:val="18"/>
              </w:rPr>
              <w:t>77.6</w:t>
            </w:r>
            <w:r w:rsidR="00DC3B3C">
              <w:rPr>
                <w:b/>
                <w:bCs/>
                <w:sz w:val="18"/>
              </w:rPr>
              <w:t xml:space="preserve">  (73.4, 80.9)</w:t>
            </w:r>
          </w:p>
        </w:tc>
        <w:tc>
          <w:tcPr>
            <w:tcW w:w="1963" w:type="dxa"/>
            <w:tcBorders>
              <w:top w:val="single" w:sz="4" w:space="0" w:color="000000"/>
              <w:left w:val="nil"/>
              <w:bottom w:val="nil"/>
              <w:right w:val="nil"/>
            </w:tcBorders>
          </w:tcPr>
          <w:p w14:paraId="425B45EB" w14:textId="235381F0" w:rsidR="000F2716" w:rsidRPr="00C960A4" w:rsidRDefault="0075054F">
            <w:pPr>
              <w:spacing w:after="0" w:line="259" w:lineRule="auto"/>
              <w:ind w:firstLine="0"/>
              <w:jc w:val="left"/>
              <w:rPr>
                <w:b/>
                <w:bCs/>
              </w:rPr>
            </w:pPr>
            <w:r w:rsidRPr="00C960A4">
              <w:rPr>
                <w:b/>
                <w:bCs/>
                <w:sz w:val="18"/>
              </w:rPr>
              <w:t>75.9</w:t>
            </w:r>
            <w:r w:rsidR="00DC3B3C">
              <w:rPr>
                <w:b/>
                <w:bCs/>
                <w:sz w:val="18"/>
              </w:rPr>
              <w:t xml:space="preserve">  (69.8, 78.3)</w:t>
            </w:r>
          </w:p>
        </w:tc>
      </w:tr>
      <w:tr w:rsidR="000F2716" w14:paraId="5349E2BF" w14:textId="77777777">
        <w:trPr>
          <w:trHeight w:val="481"/>
        </w:trPr>
        <w:tc>
          <w:tcPr>
            <w:tcW w:w="5264" w:type="dxa"/>
            <w:tcBorders>
              <w:top w:val="nil"/>
              <w:left w:val="nil"/>
              <w:bottom w:val="single" w:sz="4" w:space="0" w:color="000000"/>
              <w:right w:val="nil"/>
            </w:tcBorders>
          </w:tcPr>
          <w:p w14:paraId="167FCE36" w14:textId="55AC96A6" w:rsidR="000F2716" w:rsidRDefault="0075054F">
            <w:pPr>
              <w:tabs>
                <w:tab w:val="center" w:pos="3342"/>
              </w:tabs>
              <w:spacing w:after="0" w:line="259" w:lineRule="auto"/>
              <w:ind w:firstLine="0"/>
              <w:jc w:val="left"/>
            </w:pPr>
            <w:r>
              <w:rPr>
                <w:sz w:val="18"/>
              </w:rPr>
              <w:t>Convective pass inlet flue-gas temp.</w:t>
            </w:r>
            <w:r>
              <w:rPr>
                <w:sz w:val="18"/>
              </w:rPr>
              <w:tab/>
            </w:r>
            <w:r w:rsidRPr="00C960A4">
              <w:rPr>
                <w:b/>
                <w:bCs/>
                <w:sz w:val="18"/>
              </w:rPr>
              <w:t>1352</w:t>
            </w:r>
            <w:r w:rsidR="00DC3B3C">
              <w:rPr>
                <w:b/>
                <w:bCs/>
                <w:sz w:val="18"/>
              </w:rPr>
              <w:t xml:space="preserve">  (1339, 1370)</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591C3C90" w:rsidR="000F2716" w:rsidRPr="00DC3B3C" w:rsidRDefault="0075054F">
            <w:pPr>
              <w:spacing w:after="0" w:line="259" w:lineRule="auto"/>
              <w:ind w:firstLine="0"/>
              <w:jc w:val="left"/>
            </w:pPr>
            <w:r w:rsidRPr="00C960A4">
              <w:rPr>
                <w:b/>
                <w:bCs/>
                <w:sz w:val="18"/>
              </w:rPr>
              <w:t>1368</w:t>
            </w:r>
            <w:r w:rsidR="00DC3B3C">
              <w:rPr>
                <w:b/>
                <w:bCs/>
                <w:sz w:val="18"/>
              </w:rPr>
              <w:t xml:space="preserve">  (1354, 1378)</w:t>
            </w:r>
          </w:p>
        </w:tc>
        <w:tc>
          <w:tcPr>
            <w:tcW w:w="1963" w:type="dxa"/>
            <w:tcBorders>
              <w:top w:val="nil"/>
              <w:left w:val="nil"/>
              <w:bottom w:val="single" w:sz="4" w:space="0" w:color="000000"/>
              <w:right w:val="nil"/>
            </w:tcBorders>
          </w:tcPr>
          <w:p w14:paraId="0ED317EF" w14:textId="2B4C4D7C" w:rsidR="000F2716" w:rsidRPr="00C960A4" w:rsidRDefault="0075054F">
            <w:pPr>
              <w:spacing w:after="0" w:line="259" w:lineRule="auto"/>
              <w:ind w:firstLine="0"/>
              <w:jc w:val="left"/>
              <w:rPr>
                <w:b/>
                <w:bCs/>
              </w:rPr>
            </w:pPr>
            <w:r w:rsidRPr="00C960A4">
              <w:rPr>
                <w:b/>
                <w:bCs/>
                <w:sz w:val="18"/>
              </w:rPr>
              <w:t>1311</w:t>
            </w:r>
            <w:r w:rsidR="00DC3B3C">
              <w:rPr>
                <w:b/>
                <w:bCs/>
                <w:sz w:val="18"/>
              </w:rPr>
              <w:t xml:space="preserve">  (1295, 1327)</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29455A7A" w:rsidR="000F2716" w:rsidRDefault="0075054F">
            <w:pPr>
              <w:tabs>
                <w:tab w:val="center" w:pos="3322"/>
              </w:tabs>
              <w:spacing w:after="0" w:line="259" w:lineRule="auto"/>
              <w:ind w:firstLine="0"/>
              <w:jc w:val="left"/>
            </w:pPr>
            <w:r>
              <w:rPr>
                <w:sz w:val="18"/>
              </w:rPr>
              <w:t>RH2</w:t>
            </w:r>
            <w:r>
              <w:rPr>
                <w:sz w:val="18"/>
              </w:rPr>
              <w:tab/>
            </w:r>
            <w:r w:rsidRPr="00C960A4">
              <w:rPr>
                <w:b/>
                <w:bCs/>
                <w:sz w:val="18"/>
              </w:rPr>
              <w:t>52.3</w:t>
            </w:r>
            <w:r w:rsidR="00E454AE">
              <w:rPr>
                <w:b/>
                <w:bCs/>
                <w:sz w:val="18"/>
              </w:rPr>
              <w:t xml:space="preserve">  </w:t>
            </w:r>
            <w:r w:rsidR="00DC3B3C">
              <w:rPr>
                <w:b/>
                <w:bCs/>
                <w:sz w:val="18"/>
              </w:rPr>
              <w:t>(50.1, 54.0)</w:t>
            </w:r>
          </w:p>
        </w:tc>
        <w:tc>
          <w:tcPr>
            <w:tcW w:w="2105" w:type="dxa"/>
            <w:tcBorders>
              <w:top w:val="single" w:sz="4" w:space="0" w:color="000000"/>
              <w:left w:val="nil"/>
              <w:bottom w:val="nil"/>
              <w:right w:val="nil"/>
            </w:tcBorders>
          </w:tcPr>
          <w:p w14:paraId="5036CDBD" w14:textId="64ACB849" w:rsidR="000F2716" w:rsidRPr="00C960A4" w:rsidRDefault="0075054F">
            <w:pPr>
              <w:spacing w:after="0" w:line="259" w:lineRule="auto"/>
              <w:ind w:firstLine="0"/>
              <w:jc w:val="left"/>
              <w:rPr>
                <w:b/>
                <w:bCs/>
              </w:rPr>
            </w:pPr>
            <w:r w:rsidRPr="00C960A4">
              <w:rPr>
                <w:b/>
                <w:bCs/>
                <w:sz w:val="18"/>
              </w:rPr>
              <w:t>56.2</w:t>
            </w:r>
            <w:r w:rsidR="00DC3B3C">
              <w:rPr>
                <w:b/>
                <w:bCs/>
                <w:sz w:val="18"/>
              </w:rPr>
              <w:t xml:space="preserve">  (5</w:t>
            </w:r>
            <w:r w:rsidR="00BE3CD9">
              <w:rPr>
                <w:b/>
                <w:bCs/>
                <w:sz w:val="18"/>
              </w:rPr>
              <w:t>2</w:t>
            </w:r>
            <w:r w:rsidR="00DC3B3C">
              <w:rPr>
                <w:b/>
                <w:bCs/>
                <w:sz w:val="18"/>
              </w:rPr>
              <w:t>.</w:t>
            </w:r>
            <w:r w:rsidR="00BE3CD9">
              <w:rPr>
                <w:b/>
                <w:bCs/>
                <w:sz w:val="18"/>
              </w:rPr>
              <w:t>9</w:t>
            </w:r>
            <w:r w:rsidR="00DC3B3C">
              <w:rPr>
                <w:b/>
                <w:bCs/>
                <w:sz w:val="18"/>
              </w:rPr>
              <w:t>,</w:t>
            </w:r>
            <w:r w:rsidR="00BE3CD9">
              <w:rPr>
                <w:b/>
                <w:bCs/>
                <w:sz w:val="18"/>
              </w:rPr>
              <w:t xml:space="preserve"> </w:t>
            </w:r>
            <w:r w:rsidR="00DC3B3C">
              <w:rPr>
                <w:b/>
                <w:bCs/>
                <w:sz w:val="18"/>
              </w:rPr>
              <w:t>5</w:t>
            </w:r>
            <w:r w:rsidR="00BE3CD9">
              <w:rPr>
                <w:b/>
                <w:bCs/>
                <w:sz w:val="18"/>
              </w:rPr>
              <w:t>8</w:t>
            </w:r>
            <w:r w:rsidR="00DC3B3C">
              <w:rPr>
                <w:b/>
                <w:bCs/>
                <w:sz w:val="18"/>
              </w:rPr>
              <w:t>.</w:t>
            </w:r>
            <w:r w:rsidR="00BE3CD9">
              <w:rPr>
                <w:b/>
                <w:bCs/>
                <w:sz w:val="18"/>
              </w:rPr>
              <w:t>5</w:t>
            </w:r>
            <w:r w:rsidR="00DC3B3C">
              <w:rPr>
                <w:b/>
                <w:bCs/>
                <w:sz w:val="18"/>
              </w:rPr>
              <w:t>)</w:t>
            </w:r>
          </w:p>
        </w:tc>
        <w:tc>
          <w:tcPr>
            <w:tcW w:w="1963" w:type="dxa"/>
            <w:tcBorders>
              <w:top w:val="single" w:sz="4" w:space="0" w:color="000000"/>
              <w:left w:val="nil"/>
              <w:bottom w:val="nil"/>
              <w:right w:val="nil"/>
            </w:tcBorders>
          </w:tcPr>
          <w:p w14:paraId="617FBE13" w14:textId="5126AAAD" w:rsidR="000F2716" w:rsidRPr="00C960A4" w:rsidRDefault="0075054F">
            <w:pPr>
              <w:spacing w:after="0" w:line="259" w:lineRule="auto"/>
              <w:ind w:firstLine="0"/>
              <w:jc w:val="left"/>
              <w:rPr>
                <w:b/>
                <w:bCs/>
              </w:rPr>
            </w:pPr>
            <w:r w:rsidRPr="00C960A4">
              <w:rPr>
                <w:b/>
                <w:bCs/>
                <w:sz w:val="18"/>
              </w:rPr>
              <w:t>50.3</w:t>
            </w:r>
            <w:r w:rsidR="00DC3B3C">
              <w:rPr>
                <w:b/>
                <w:bCs/>
                <w:sz w:val="18"/>
              </w:rPr>
              <w:t xml:space="preserve">  (</w:t>
            </w:r>
            <w:r w:rsidR="00BE3CD9">
              <w:rPr>
                <w:b/>
                <w:bCs/>
                <w:sz w:val="18"/>
              </w:rPr>
              <w:t>47.8</w:t>
            </w:r>
            <w:r w:rsidR="00DC3B3C">
              <w:rPr>
                <w:b/>
                <w:bCs/>
                <w:sz w:val="18"/>
              </w:rPr>
              <w:t>,</w:t>
            </w:r>
            <w:r w:rsidR="00BE3CD9">
              <w:rPr>
                <w:b/>
                <w:bCs/>
                <w:sz w:val="18"/>
              </w:rPr>
              <w:t xml:space="preserve"> </w:t>
            </w:r>
            <w:r w:rsidR="00DC3B3C">
              <w:rPr>
                <w:b/>
                <w:bCs/>
                <w:sz w:val="18"/>
              </w:rPr>
              <w:t>5</w:t>
            </w:r>
            <w:r w:rsidR="00BE3CD9">
              <w:rPr>
                <w:b/>
                <w:bCs/>
                <w:sz w:val="18"/>
              </w:rPr>
              <w:t>3</w:t>
            </w:r>
            <w:r w:rsidR="00DC3B3C">
              <w:rPr>
                <w:b/>
                <w:bCs/>
                <w:sz w:val="18"/>
              </w:rPr>
              <w:t>.</w:t>
            </w:r>
            <w:r w:rsidR="00BE3CD9">
              <w:rPr>
                <w:b/>
                <w:bCs/>
                <w:sz w:val="18"/>
              </w:rPr>
              <w:t>9</w:t>
            </w:r>
            <w:r w:rsidR="00DC3B3C">
              <w:rPr>
                <w:b/>
                <w:bCs/>
                <w:sz w:val="18"/>
              </w:rPr>
              <w:t>)</w:t>
            </w:r>
          </w:p>
        </w:tc>
      </w:tr>
      <w:tr w:rsidR="000F2716" w14:paraId="0C5E4FB6" w14:textId="77777777">
        <w:trPr>
          <w:trHeight w:val="219"/>
        </w:trPr>
        <w:tc>
          <w:tcPr>
            <w:tcW w:w="5264" w:type="dxa"/>
            <w:tcBorders>
              <w:top w:val="nil"/>
              <w:left w:val="nil"/>
              <w:bottom w:val="nil"/>
              <w:right w:val="nil"/>
            </w:tcBorders>
          </w:tcPr>
          <w:p w14:paraId="64F4AA82" w14:textId="536E86BD" w:rsidR="000F2716" w:rsidRDefault="0075054F">
            <w:pPr>
              <w:tabs>
                <w:tab w:val="center" w:pos="3322"/>
              </w:tabs>
              <w:spacing w:after="0" w:line="259" w:lineRule="auto"/>
              <w:ind w:firstLine="0"/>
              <w:jc w:val="left"/>
            </w:pPr>
            <w:r>
              <w:rPr>
                <w:sz w:val="18"/>
              </w:rPr>
              <w:t>SH1</w:t>
            </w:r>
            <w:r>
              <w:rPr>
                <w:sz w:val="18"/>
              </w:rPr>
              <w:tab/>
            </w:r>
            <w:r w:rsidRPr="00C960A4">
              <w:rPr>
                <w:b/>
                <w:bCs/>
                <w:sz w:val="18"/>
              </w:rPr>
              <w:t>46.3</w:t>
            </w:r>
            <w:r w:rsidR="00DC3B3C">
              <w:rPr>
                <w:b/>
                <w:bCs/>
                <w:sz w:val="18"/>
              </w:rPr>
              <w:t xml:space="preserve">  (</w:t>
            </w:r>
            <w:r w:rsidR="00BE3CD9">
              <w:rPr>
                <w:b/>
                <w:bCs/>
                <w:sz w:val="18"/>
              </w:rPr>
              <w:t>43.0</w:t>
            </w:r>
            <w:r w:rsidR="00DC3B3C">
              <w:rPr>
                <w:b/>
                <w:bCs/>
                <w:sz w:val="18"/>
              </w:rPr>
              <w:t>,</w:t>
            </w:r>
            <w:r w:rsidR="00BE3CD9">
              <w:rPr>
                <w:b/>
                <w:bCs/>
                <w:sz w:val="18"/>
              </w:rPr>
              <w:t xml:space="preserve"> 49</w:t>
            </w:r>
            <w:r w:rsidR="00DC3B3C">
              <w:rPr>
                <w:b/>
                <w:bCs/>
                <w:sz w:val="18"/>
              </w:rPr>
              <w:t>.</w:t>
            </w:r>
            <w:r w:rsidR="00BE3CD9">
              <w:rPr>
                <w:b/>
                <w:bCs/>
                <w:sz w:val="18"/>
              </w:rPr>
              <w:t>2</w:t>
            </w:r>
            <w:r w:rsidR="00DC3B3C">
              <w:rPr>
                <w:b/>
                <w:bCs/>
                <w:sz w:val="18"/>
              </w:rPr>
              <w:t>)</w:t>
            </w:r>
          </w:p>
        </w:tc>
        <w:tc>
          <w:tcPr>
            <w:tcW w:w="2105" w:type="dxa"/>
            <w:tcBorders>
              <w:top w:val="nil"/>
              <w:left w:val="nil"/>
              <w:bottom w:val="nil"/>
              <w:right w:val="nil"/>
            </w:tcBorders>
          </w:tcPr>
          <w:p w14:paraId="193E39AF" w14:textId="5233DCF9" w:rsidR="000F2716" w:rsidRPr="00C960A4" w:rsidRDefault="0075054F">
            <w:pPr>
              <w:spacing w:after="0" w:line="259" w:lineRule="auto"/>
              <w:ind w:firstLine="0"/>
              <w:jc w:val="left"/>
              <w:rPr>
                <w:b/>
                <w:bCs/>
              </w:rPr>
            </w:pPr>
            <w:r w:rsidRPr="00C960A4">
              <w:rPr>
                <w:b/>
                <w:bCs/>
                <w:sz w:val="18"/>
              </w:rPr>
              <w:t>49.8</w:t>
            </w:r>
            <w:r w:rsidR="00DC3B3C">
              <w:rPr>
                <w:b/>
                <w:bCs/>
                <w:sz w:val="18"/>
              </w:rPr>
              <w:t xml:space="preserve">  (</w:t>
            </w:r>
            <w:r w:rsidR="00BE3CD9">
              <w:rPr>
                <w:b/>
                <w:bCs/>
                <w:sz w:val="18"/>
              </w:rPr>
              <w:t>44.8</w:t>
            </w:r>
            <w:r w:rsidR="00DC3B3C">
              <w:rPr>
                <w:b/>
                <w:bCs/>
                <w:sz w:val="18"/>
              </w:rPr>
              <w:t>,</w:t>
            </w:r>
            <w:r w:rsidR="00BE3CD9">
              <w:rPr>
                <w:b/>
                <w:bCs/>
                <w:sz w:val="18"/>
              </w:rPr>
              <w:t xml:space="preserve"> </w:t>
            </w:r>
            <w:r w:rsidR="00DC3B3C">
              <w:rPr>
                <w:b/>
                <w:bCs/>
                <w:sz w:val="18"/>
              </w:rPr>
              <w:t>5</w:t>
            </w:r>
            <w:r w:rsidR="00BE3CD9">
              <w:rPr>
                <w:b/>
                <w:bCs/>
                <w:sz w:val="18"/>
              </w:rPr>
              <w:t>2</w:t>
            </w:r>
            <w:r w:rsidR="00DC3B3C">
              <w:rPr>
                <w:b/>
                <w:bCs/>
                <w:sz w:val="18"/>
              </w:rPr>
              <w:t>.</w:t>
            </w:r>
            <w:r w:rsidR="00BE3CD9">
              <w:rPr>
                <w:b/>
                <w:bCs/>
                <w:sz w:val="18"/>
              </w:rPr>
              <w:t>3</w:t>
            </w:r>
            <w:r w:rsidR="00DC3B3C">
              <w:rPr>
                <w:b/>
                <w:bCs/>
                <w:sz w:val="18"/>
              </w:rPr>
              <w:t>)</w:t>
            </w:r>
          </w:p>
        </w:tc>
        <w:tc>
          <w:tcPr>
            <w:tcW w:w="1963" w:type="dxa"/>
            <w:tcBorders>
              <w:top w:val="nil"/>
              <w:left w:val="nil"/>
              <w:bottom w:val="nil"/>
              <w:right w:val="nil"/>
            </w:tcBorders>
          </w:tcPr>
          <w:p w14:paraId="0337BD1A" w14:textId="2AB10DE8" w:rsidR="000F2716" w:rsidRPr="00C960A4" w:rsidRDefault="0075054F">
            <w:pPr>
              <w:spacing w:after="0" w:line="259" w:lineRule="auto"/>
              <w:ind w:firstLine="0"/>
              <w:jc w:val="left"/>
              <w:rPr>
                <w:b/>
                <w:bCs/>
              </w:rPr>
            </w:pPr>
            <w:r w:rsidRPr="00C960A4">
              <w:rPr>
                <w:b/>
                <w:bCs/>
                <w:sz w:val="18"/>
              </w:rPr>
              <w:t>47.2</w:t>
            </w:r>
            <w:r w:rsidR="00DC3B3C">
              <w:rPr>
                <w:b/>
                <w:bCs/>
                <w:sz w:val="18"/>
              </w:rPr>
              <w:t xml:space="preserve">  (</w:t>
            </w:r>
            <w:r w:rsidR="00BE3CD9">
              <w:rPr>
                <w:b/>
                <w:bCs/>
                <w:sz w:val="18"/>
              </w:rPr>
              <w:t>43.2</w:t>
            </w:r>
            <w:r w:rsidR="00DC3B3C">
              <w:rPr>
                <w:b/>
                <w:bCs/>
                <w:sz w:val="18"/>
              </w:rPr>
              <w:t>,</w:t>
            </w:r>
            <w:r w:rsidR="00BE3CD9">
              <w:rPr>
                <w:b/>
                <w:bCs/>
                <w:sz w:val="18"/>
              </w:rPr>
              <w:t xml:space="preserve"> </w:t>
            </w:r>
            <w:r w:rsidR="00DC3B3C">
              <w:rPr>
                <w:b/>
                <w:bCs/>
                <w:sz w:val="18"/>
              </w:rPr>
              <w:t>5</w:t>
            </w:r>
            <w:r w:rsidR="00BE3CD9">
              <w:rPr>
                <w:b/>
                <w:bCs/>
                <w:sz w:val="18"/>
              </w:rPr>
              <w:t>0.8</w:t>
            </w:r>
            <w:r w:rsidR="00DC3B3C">
              <w:rPr>
                <w:b/>
                <w:bCs/>
                <w:sz w:val="18"/>
              </w:rPr>
              <w:t>)</w:t>
            </w:r>
          </w:p>
        </w:tc>
      </w:tr>
      <w:tr w:rsidR="000F2716" w14:paraId="6D916B72" w14:textId="77777777">
        <w:trPr>
          <w:trHeight w:val="219"/>
        </w:trPr>
        <w:tc>
          <w:tcPr>
            <w:tcW w:w="5264" w:type="dxa"/>
            <w:tcBorders>
              <w:top w:val="nil"/>
              <w:left w:val="nil"/>
              <w:bottom w:val="nil"/>
              <w:right w:val="nil"/>
            </w:tcBorders>
          </w:tcPr>
          <w:p w14:paraId="1924B49E" w14:textId="656F41C4" w:rsidR="000F2716" w:rsidRDefault="0075054F">
            <w:pPr>
              <w:tabs>
                <w:tab w:val="center" w:pos="3322"/>
              </w:tabs>
              <w:spacing w:after="0" w:line="259" w:lineRule="auto"/>
              <w:ind w:firstLine="0"/>
              <w:jc w:val="left"/>
            </w:pPr>
            <w:r>
              <w:rPr>
                <w:sz w:val="18"/>
              </w:rPr>
              <w:t>RH1</w:t>
            </w:r>
            <w:r>
              <w:rPr>
                <w:sz w:val="18"/>
              </w:rPr>
              <w:tab/>
            </w:r>
            <w:r w:rsidRPr="00C960A4">
              <w:rPr>
                <w:b/>
                <w:bCs/>
                <w:sz w:val="18"/>
              </w:rPr>
              <w:t>21.3</w:t>
            </w:r>
            <w:r w:rsidR="00DC3B3C">
              <w:rPr>
                <w:b/>
                <w:bCs/>
                <w:sz w:val="18"/>
              </w:rPr>
              <w:t xml:space="preserve">  (</w:t>
            </w:r>
            <w:r w:rsidR="00BE3CD9">
              <w:rPr>
                <w:b/>
                <w:bCs/>
                <w:sz w:val="18"/>
              </w:rPr>
              <w:t>16</w:t>
            </w:r>
            <w:r w:rsidR="00DC3B3C">
              <w:rPr>
                <w:b/>
                <w:bCs/>
                <w:sz w:val="18"/>
              </w:rPr>
              <w:t>.1,</w:t>
            </w:r>
            <w:r w:rsidR="00BE3CD9">
              <w:rPr>
                <w:b/>
                <w:bCs/>
                <w:sz w:val="18"/>
              </w:rPr>
              <w:t xml:space="preserve"> 24.6</w:t>
            </w:r>
            <w:r w:rsidR="00DC3B3C">
              <w:rPr>
                <w:b/>
                <w:bCs/>
                <w:sz w:val="18"/>
              </w:rPr>
              <w:t>)</w:t>
            </w:r>
          </w:p>
        </w:tc>
        <w:tc>
          <w:tcPr>
            <w:tcW w:w="2105" w:type="dxa"/>
            <w:tcBorders>
              <w:top w:val="nil"/>
              <w:left w:val="nil"/>
              <w:bottom w:val="nil"/>
              <w:right w:val="nil"/>
            </w:tcBorders>
          </w:tcPr>
          <w:p w14:paraId="3031BE0C" w14:textId="783AD6CA" w:rsidR="000F2716" w:rsidRPr="00C960A4" w:rsidRDefault="0075054F">
            <w:pPr>
              <w:spacing w:after="0" w:line="259" w:lineRule="auto"/>
              <w:ind w:firstLine="0"/>
              <w:jc w:val="left"/>
              <w:rPr>
                <w:b/>
                <w:bCs/>
              </w:rPr>
            </w:pPr>
            <w:r w:rsidRPr="00C960A4">
              <w:rPr>
                <w:b/>
                <w:bCs/>
                <w:sz w:val="18"/>
              </w:rPr>
              <w:t>26.7</w:t>
            </w:r>
            <w:r w:rsidR="00DC3B3C">
              <w:rPr>
                <w:b/>
                <w:bCs/>
                <w:sz w:val="18"/>
              </w:rPr>
              <w:t xml:space="preserve">  (</w:t>
            </w:r>
            <w:r w:rsidR="00BE3CD9">
              <w:rPr>
                <w:b/>
                <w:bCs/>
                <w:sz w:val="18"/>
              </w:rPr>
              <w:t>20.6</w:t>
            </w:r>
            <w:r w:rsidR="00DC3B3C">
              <w:rPr>
                <w:b/>
                <w:bCs/>
                <w:sz w:val="18"/>
              </w:rPr>
              <w:t>,</w:t>
            </w:r>
            <w:r w:rsidR="00BE3CD9">
              <w:rPr>
                <w:b/>
                <w:bCs/>
                <w:sz w:val="18"/>
              </w:rPr>
              <w:t xml:space="preserve"> 30</w:t>
            </w:r>
            <w:r w:rsidR="00DC3B3C">
              <w:rPr>
                <w:b/>
                <w:bCs/>
                <w:sz w:val="18"/>
              </w:rPr>
              <w:t>.</w:t>
            </w:r>
            <w:r w:rsidR="00BE3CD9">
              <w:rPr>
                <w:b/>
                <w:bCs/>
                <w:sz w:val="18"/>
              </w:rPr>
              <w:t>1</w:t>
            </w:r>
            <w:r w:rsidR="00DC3B3C">
              <w:rPr>
                <w:b/>
                <w:bCs/>
                <w:sz w:val="18"/>
              </w:rPr>
              <w:t>)</w:t>
            </w:r>
          </w:p>
        </w:tc>
        <w:tc>
          <w:tcPr>
            <w:tcW w:w="1963" w:type="dxa"/>
            <w:tcBorders>
              <w:top w:val="nil"/>
              <w:left w:val="nil"/>
              <w:bottom w:val="nil"/>
              <w:right w:val="nil"/>
            </w:tcBorders>
          </w:tcPr>
          <w:p w14:paraId="7F54A6D6" w14:textId="044EF461" w:rsidR="000F2716" w:rsidRPr="00C960A4" w:rsidRDefault="0075054F">
            <w:pPr>
              <w:spacing w:after="0" w:line="259" w:lineRule="auto"/>
              <w:ind w:firstLine="0"/>
              <w:jc w:val="left"/>
              <w:rPr>
                <w:b/>
                <w:bCs/>
              </w:rPr>
            </w:pPr>
            <w:r w:rsidRPr="00C960A4">
              <w:rPr>
                <w:b/>
                <w:bCs/>
                <w:sz w:val="18"/>
              </w:rPr>
              <w:t>18.2</w:t>
            </w:r>
            <w:r w:rsidR="00DC3B3C">
              <w:rPr>
                <w:b/>
                <w:bCs/>
                <w:sz w:val="18"/>
              </w:rPr>
              <w:t xml:space="preserve">  (</w:t>
            </w:r>
            <w:r w:rsidR="00BE3CD9">
              <w:rPr>
                <w:b/>
                <w:bCs/>
                <w:sz w:val="18"/>
              </w:rPr>
              <w:t>13.7</w:t>
            </w:r>
            <w:r w:rsidR="00DC3B3C">
              <w:rPr>
                <w:b/>
                <w:bCs/>
                <w:sz w:val="18"/>
              </w:rPr>
              <w:t>,</w:t>
            </w:r>
            <w:r w:rsidR="00BE3CD9">
              <w:rPr>
                <w:b/>
                <w:bCs/>
                <w:sz w:val="18"/>
              </w:rPr>
              <w:t xml:space="preserve"> 23.5</w:t>
            </w:r>
            <w:r w:rsidR="00DC3B3C">
              <w:rPr>
                <w:b/>
                <w:bCs/>
                <w:sz w:val="18"/>
              </w:rPr>
              <w:t>)</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6401DD6A" w:rsidR="000F2716" w:rsidRDefault="0075054F">
            <w:pPr>
              <w:tabs>
                <w:tab w:val="center" w:pos="3276"/>
              </w:tabs>
              <w:spacing w:after="0" w:line="259" w:lineRule="auto"/>
              <w:ind w:firstLine="0"/>
              <w:jc w:val="left"/>
            </w:pPr>
            <w:r>
              <w:rPr>
                <w:sz w:val="18"/>
              </w:rPr>
              <w:t>ECO</w:t>
            </w:r>
            <w:r>
              <w:rPr>
                <w:sz w:val="18"/>
              </w:rPr>
              <w:tab/>
            </w:r>
            <w:r w:rsidRPr="00C960A4">
              <w:rPr>
                <w:b/>
                <w:bCs/>
                <w:sz w:val="18"/>
              </w:rPr>
              <w:t>6.7</w:t>
            </w:r>
            <w:r w:rsidR="00DC3B3C">
              <w:rPr>
                <w:b/>
                <w:bCs/>
                <w:sz w:val="18"/>
              </w:rPr>
              <w:t xml:space="preserve">  (</w:t>
            </w:r>
            <w:r w:rsidR="00BE3CD9">
              <w:rPr>
                <w:b/>
                <w:bCs/>
                <w:sz w:val="18"/>
              </w:rPr>
              <w:t>5.1</w:t>
            </w:r>
            <w:r w:rsidR="00DC3B3C">
              <w:rPr>
                <w:b/>
                <w:bCs/>
                <w:sz w:val="18"/>
              </w:rPr>
              <w:t>,</w:t>
            </w:r>
            <w:r w:rsidR="00BE3CD9">
              <w:rPr>
                <w:b/>
                <w:bCs/>
                <w:sz w:val="18"/>
              </w:rPr>
              <w:t xml:space="preserve"> 9.8</w:t>
            </w:r>
            <w:r w:rsidR="00DC3B3C">
              <w:rPr>
                <w:b/>
                <w:bCs/>
                <w:sz w:val="18"/>
              </w:rPr>
              <w:t>)</w:t>
            </w:r>
          </w:p>
        </w:tc>
        <w:tc>
          <w:tcPr>
            <w:tcW w:w="2105" w:type="dxa"/>
            <w:tcBorders>
              <w:top w:val="nil"/>
              <w:left w:val="nil"/>
              <w:bottom w:val="single" w:sz="4" w:space="0" w:color="auto"/>
              <w:right w:val="nil"/>
            </w:tcBorders>
          </w:tcPr>
          <w:p w14:paraId="1F9959FB" w14:textId="369823D8" w:rsidR="000F2716" w:rsidRPr="00C960A4" w:rsidRDefault="0075054F">
            <w:pPr>
              <w:spacing w:after="0" w:line="259" w:lineRule="auto"/>
              <w:ind w:firstLine="0"/>
              <w:jc w:val="left"/>
              <w:rPr>
                <w:b/>
                <w:bCs/>
              </w:rPr>
            </w:pPr>
            <w:r w:rsidRPr="00C960A4">
              <w:rPr>
                <w:b/>
                <w:bCs/>
                <w:sz w:val="18"/>
              </w:rPr>
              <w:t>8.3</w:t>
            </w:r>
            <w:r w:rsidR="00DC3B3C">
              <w:rPr>
                <w:b/>
                <w:bCs/>
                <w:sz w:val="18"/>
              </w:rPr>
              <w:t xml:space="preserve">  (</w:t>
            </w:r>
            <w:r w:rsidR="00BE3CD9">
              <w:rPr>
                <w:b/>
                <w:bCs/>
                <w:sz w:val="18"/>
              </w:rPr>
              <w:t>6.3</w:t>
            </w:r>
            <w:r w:rsidR="00DC3B3C">
              <w:rPr>
                <w:b/>
                <w:bCs/>
                <w:sz w:val="18"/>
              </w:rPr>
              <w:t>,</w:t>
            </w:r>
            <w:r w:rsidR="00BE3CD9">
              <w:rPr>
                <w:b/>
                <w:bCs/>
                <w:sz w:val="18"/>
              </w:rPr>
              <w:t xml:space="preserve"> 12</w:t>
            </w:r>
            <w:r w:rsidR="00DC3B3C">
              <w:rPr>
                <w:b/>
                <w:bCs/>
                <w:sz w:val="18"/>
              </w:rPr>
              <w:t>.</w:t>
            </w:r>
            <w:r w:rsidR="00BE3CD9">
              <w:rPr>
                <w:b/>
                <w:bCs/>
                <w:sz w:val="18"/>
              </w:rPr>
              <w:t>6</w:t>
            </w:r>
            <w:r w:rsidR="00DC3B3C">
              <w:rPr>
                <w:b/>
                <w:bCs/>
                <w:sz w:val="18"/>
              </w:rPr>
              <w:t>)</w:t>
            </w:r>
          </w:p>
        </w:tc>
        <w:tc>
          <w:tcPr>
            <w:tcW w:w="1963" w:type="dxa"/>
            <w:tcBorders>
              <w:top w:val="nil"/>
              <w:left w:val="nil"/>
              <w:bottom w:val="single" w:sz="4" w:space="0" w:color="auto"/>
              <w:right w:val="nil"/>
            </w:tcBorders>
          </w:tcPr>
          <w:p w14:paraId="591DC13B" w14:textId="05A3E45F" w:rsidR="000F2716" w:rsidRPr="00C960A4" w:rsidRDefault="0075054F">
            <w:pPr>
              <w:spacing w:after="0" w:line="259" w:lineRule="auto"/>
              <w:ind w:firstLine="0"/>
              <w:jc w:val="left"/>
              <w:rPr>
                <w:b/>
                <w:bCs/>
              </w:rPr>
            </w:pPr>
            <w:r w:rsidRPr="00C960A4">
              <w:rPr>
                <w:b/>
                <w:bCs/>
                <w:sz w:val="18"/>
              </w:rPr>
              <w:t>5.4</w:t>
            </w:r>
            <w:r w:rsidR="00DC3B3C">
              <w:rPr>
                <w:b/>
                <w:bCs/>
                <w:sz w:val="18"/>
              </w:rPr>
              <w:t xml:space="preserve">  (</w:t>
            </w:r>
            <w:r w:rsidR="00BE3CD9">
              <w:rPr>
                <w:b/>
                <w:bCs/>
                <w:sz w:val="18"/>
              </w:rPr>
              <w:t>2.8</w:t>
            </w:r>
            <w:r w:rsidR="00DC3B3C">
              <w:rPr>
                <w:b/>
                <w:bCs/>
                <w:sz w:val="18"/>
              </w:rPr>
              <w:t>,</w:t>
            </w:r>
            <w:r w:rsidR="00BE3CD9">
              <w:rPr>
                <w:b/>
                <w:bCs/>
                <w:sz w:val="18"/>
              </w:rPr>
              <w:t xml:space="preserve"> 9.7</w:t>
            </w:r>
            <w:r w:rsidR="00DC3B3C">
              <w:rPr>
                <w:b/>
                <w:bCs/>
                <w:sz w:val="18"/>
              </w:rPr>
              <w:t>)</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2"/>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3"/>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4"/>
                          <a:stretch>
                            <a:fillRect/>
                          </a:stretch>
                        </pic:blipFill>
                        <pic:spPr>
                          <a:xfrm>
                            <a:off x="3970135" y="41"/>
                            <a:ext cx="1955442" cy="1529966"/>
                          </a:xfrm>
                          <a:prstGeom prst="rect">
                            <a:avLst/>
                          </a:prstGeom>
                        </pic:spPr>
                      </pic:pic>
                    </wpg:wgp>
                  </a:graphicData>
                </a:graphic>
              </wp:inline>
            </w:drawing>
          </mc:Choice>
          <mc:Fallback xmlns:oel="http://schemas.microsoft.com/office/2019/extlst">
            <w:pict>
              <v:group w14:anchorId="2181052D" id="Group 2684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">
                <v:shape id="Picture 2378"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">
                  <v:imagedata r:id="rId45" o:title=""/>
                </v:shape>
                <v:shape id="Picture 2381"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">
                  <v:imagedata r:id="rId46" o:title=""/>
                </v:shape>
                <v:shape id="Picture 2384"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">
                  <v:imagedata r:id="rId47" o:title=""/>
                </v:shape>
                <w10:anchorlock/>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30556A4A"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w:t>
      </w:r>
      <w:r w:rsidR="00827C39">
        <w:rPr>
          <w:sz w:val="18"/>
        </w:rPr>
        <w:t xml:space="preserve"> case</w:t>
      </w:r>
      <w:r>
        <w:rPr>
          <w:sz w:val="18"/>
        </w:rPr>
        <w:t>, high-ash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58FCB608" w:rsidR="000F2716" w:rsidRDefault="0075054F">
      <w:pPr>
        <w:ind w:left="-15" w:firstLine="0"/>
      </w:pPr>
      <w:r>
        <w:t xml:space="preserve">investigate the </w:t>
      </w:r>
      <w:r w:rsidR="002F7C0A">
        <w:t xml:space="preserve">overall </w:t>
      </w:r>
      <w:r>
        <w:t xml:space="preserve">operational response for a 620 </w:t>
      </w:r>
      <w:r w:rsidR="00C9783F">
        <w:t xml:space="preserve">MWe </w:t>
      </w:r>
      <w:r>
        <w:t>utility scale boiler.</w:t>
      </w:r>
    </w:p>
    <w:p w14:paraId="150E3184" w14:textId="3D5B6B9F" w:rsidR="000F2716" w:rsidRDefault="000B42C2">
      <w:pPr>
        <w:ind w:left="-15"/>
      </w:pPr>
      <w:r>
        <w:t>The</w:t>
      </w:r>
      <w:r w:rsidR="0075054F">
        <w:t xml:space="preserve"> data-driven surrogate modelling approach using CFD simulations can predict the various parameters needed to capture the combustion</w:t>
      </w:r>
      <w:r w:rsidR="005F23FE">
        <w:t xml:space="preserve"> and</w:t>
      </w:r>
      <w:r w:rsidR="0075054F">
        <w:t xml:space="preserve"> heat transfer characteristics. These include the heat loads to the furnace</w:t>
      </w:r>
      <w:r w:rsidR="005F23FE">
        <w:t xml:space="preserve"> evaporator walls (EV)</w:t>
      </w:r>
      <w:r w:rsidR="0075054F">
        <w:t xml:space="preserve"> and radiative </w:t>
      </w:r>
      <w:r w:rsidR="005F23FE">
        <w:t>superheaters (SH2 and SH3)</w:t>
      </w:r>
      <w:r w:rsidR="0075054F">
        <w:t>,</w:t>
      </w:r>
      <w:r w:rsidR="005F23FE">
        <w:t xml:space="preserve"> </w:t>
      </w:r>
      <w:r w:rsidR="00013172">
        <w:t xml:space="preserve">as well as </w:t>
      </w:r>
      <w:r w:rsidR="0075054F">
        <w:t>the flue-gas characteristics entering the convective pass, which include the temperature</w:t>
      </w:r>
      <w:r w:rsidR="001A43AD">
        <w:t>s</w:t>
      </w:r>
      <w:r w:rsidR="0075054F">
        <w:t xml:space="preserve">, species mass fractions and radiation intensity. Training and testing datasets were generated using </w:t>
      </w:r>
      <w:r w:rsidR="001A43AD">
        <w:t>the</w:t>
      </w:r>
      <w:r w:rsidR="00013172">
        <w:t xml:space="preserve"> </w:t>
      </w:r>
      <w:r w:rsidR="0075054F">
        <w:t xml:space="preserve">CFD model. A total of 180 different CFD simulation cases were performed, where the input variables of Table </w:t>
      </w:r>
      <w:r w:rsidR="0075054F">
        <w:rPr>
          <w:color w:val="2F4F4F"/>
        </w:rPr>
        <w:t xml:space="preserve">2 </w:t>
      </w:r>
      <w:r w:rsidR="0075054F">
        <w:t>were varied.</w:t>
      </w:r>
    </w:p>
    <w:p w14:paraId="5C8E5684" w14:textId="73D27549" w:rsidR="000F2716" w:rsidRDefault="0075054F">
      <w:pPr>
        <w:ind w:left="-15"/>
      </w:pPr>
      <w:r>
        <w:t xml:space="preserve">It was found that the best surrogate model architecture was the use of </w:t>
      </w:r>
      <w:r w:rsidR="00AA3FD0">
        <w:t>an</w:t>
      </w:r>
      <w:r>
        <w:t xml:space="preserve"> MDN configuration, </w:t>
      </w:r>
      <w:r w:rsidR="003E211B">
        <w:t xml:space="preserve">which also </w:t>
      </w:r>
      <w:r>
        <w:t>allow</w:t>
      </w:r>
      <w:r w:rsidR="003E211B">
        <w:t xml:space="preserve">s prediction of the </w:t>
      </w:r>
      <w:r w:rsidR="00587132">
        <w:t>associated</w:t>
      </w:r>
      <w:r>
        <w:t xml:space="preserve"> uncertaint</w:t>
      </w:r>
      <w:r w:rsidR="00587132">
        <w:t>ies</w:t>
      </w:r>
      <w:r>
        <w:t xml:space="preserve">. The configuration comprised of </w:t>
      </w:r>
      <w:r w:rsidR="00AA3FD0">
        <w:t>an</w:t>
      </w:r>
      <w:r>
        <w:t xml:space="preserve"> MDN network consisting of 4 hidden layers each </w:t>
      </w:r>
      <w:r w:rsidR="00ED621A">
        <w:t xml:space="preserve">consisting </w:t>
      </w:r>
      <w:r w:rsidR="00587132">
        <w:t xml:space="preserve">of </w:t>
      </w:r>
      <w:r>
        <w:t>80 neurons and 3 normal output distributions</w:t>
      </w:r>
      <w:r w:rsidR="00587132">
        <w:t>,</w:t>
      </w:r>
      <w:r>
        <w:t xml:space="preserve">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MDN network illustrated that approximately 80-</w:t>
      </w:r>
      <w:r w:rsidR="005F23FE">
        <w:t>90</w:t>
      </w:r>
      <w:r>
        <w:t>% of the model predictions had MAPEs below 10%.</w:t>
      </w:r>
    </w:p>
    <w:p w14:paraId="5B99DD51" w14:textId="795B1821"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w:t>
      </w:r>
      <w:r w:rsidR="00402CEF">
        <w:t>difference</w:t>
      </w:r>
      <w:r>
        <w:t xml:space="preserve"> of 7%. </w:t>
      </w:r>
      <w:r w:rsidR="00013172">
        <w:t>The</w:t>
      </w:r>
      <w:r>
        <w:t xml:space="preserve"> uncertaint</w:t>
      </w:r>
      <w:r w:rsidR="00013172">
        <w:t xml:space="preserve">ies </w:t>
      </w:r>
      <w:r w:rsidR="00402CEF">
        <w:t xml:space="preserve">predicted by the </w:t>
      </w:r>
      <w:r w:rsidR="00013172">
        <w:t>surrogate model</w:t>
      </w:r>
      <w:r>
        <w:t xml:space="preserve"> </w:t>
      </w:r>
      <w:r w:rsidR="00402CEF">
        <w:t>were propagated</w:t>
      </w:r>
      <w:r>
        <w:t xml:space="preserve"> through the integrated model</w:t>
      </w:r>
      <w:r w:rsidR="00013172">
        <w:t xml:space="preserve"> using the Monte Carlo technique</w:t>
      </w:r>
      <w:r>
        <w:t xml:space="preserve">, adding valuable insight into the operational limits of the </w:t>
      </w:r>
      <w:r w:rsidR="00013172">
        <w:t>power plant</w:t>
      </w:r>
      <w:r w:rsidR="00E476C1">
        <w:t xml:space="preserve"> and the uncertainties associated with it</w:t>
      </w:r>
      <w:r>
        <w:t>.</w:t>
      </w:r>
    </w:p>
    <w:p w14:paraId="38CC64B0" w14:textId="09764FD8" w:rsidR="000F2716" w:rsidRDefault="0075054F">
      <w:pPr>
        <w:ind w:left="-15"/>
      </w:pPr>
      <w:r>
        <w:lastRenderedPageBreak/>
        <w:t xml:space="preserve">The </w:t>
      </w:r>
      <w:r w:rsidR="00E476C1">
        <w:t>application case s</w:t>
      </w:r>
      <w:r w:rsidR="00025536">
        <w:t>t</w:t>
      </w:r>
      <w:r w:rsidR="00E476C1">
        <w:t xml:space="preserve">udies </w:t>
      </w:r>
      <w:r w:rsidR="00025536">
        <w:t xml:space="preserve">considered the impact </w:t>
      </w:r>
      <w:r>
        <w:t xml:space="preserve">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w:t>
      </w:r>
      <w:r w:rsidR="00025536">
        <w:t>s</w:t>
      </w:r>
      <w:r>
        <w:t xml:space="preserve"> resulting in a marginal increase in performance of the convective pass heat exchangers when compared to the high moisture fuel. </w:t>
      </w:r>
      <w:r w:rsidR="00C9783F">
        <w:t>However,</w:t>
      </w:r>
      <w:r>
        <w:t xml:space="preserve"> </w:t>
      </w:r>
      <w:r w:rsidR="00F32392">
        <w:t xml:space="preserve">it results in greater uncertainty in the predicted </w:t>
      </w:r>
      <w:r w:rsidR="00077491">
        <w:t xml:space="preserve">steam exit and generation flow rates and </w:t>
      </w:r>
      <w:r>
        <w:t>increase</w:t>
      </w:r>
      <w:r w:rsidR="00077491">
        <w:t xml:space="preserve">s </w:t>
      </w:r>
      <w:r>
        <w:t>the likelihood of ash deposition occurring.</w:t>
      </w:r>
    </w:p>
    <w:p w14:paraId="143F7BDF" w14:textId="6D07E717" w:rsidR="000F2716" w:rsidRDefault="0075054F">
      <w:pPr>
        <w:spacing w:after="373"/>
        <w:ind w:left="-15"/>
      </w:pPr>
      <w:r>
        <w:t xml:space="preserve">The current work has shown that it is possible to adequately resolve the </w:t>
      </w:r>
      <w:r w:rsidR="00B26087">
        <w:t>thermofluid</w:t>
      </w:r>
      <w:r>
        <w:t xml:space="preserve"> response of a utility scale boiler using a data-driven surrogate model </w:t>
      </w:r>
      <w:r w:rsidR="00545E13">
        <w:t>trained</w:t>
      </w:r>
      <w:r>
        <w:t xml:space="preserve"> </w:t>
      </w:r>
      <w:r w:rsidR="00702B0B">
        <w:t>o</w:t>
      </w:r>
      <w:r w:rsidR="00545E13">
        <w:t>n</w:t>
      </w:r>
      <w:r>
        <w:t xml:space="preserve"> CFD simulation result</w:t>
      </w:r>
      <w:r w:rsidR="00545E13">
        <w:t>s</w:t>
      </w:r>
      <w:r>
        <w:t>. The integration of the surrogate and 1-D process model is paramount in modelling the thermal response and provides valuable operational insight for various load cases</w:t>
      </w:r>
      <w:r w:rsidR="00545E13">
        <w:t>, including the uncertainty in the predicted results</w:t>
      </w:r>
      <w:r>
        <w:t xml:space="preserve">. </w:t>
      </w:r>
      <w:r w:rsidR="00D62F15">
        <w:t>The methodology used in the present work can be applied by engineers and other researchers to investigate various effects on the whole boiler operation.</w:t>
      </w:r>
    </w:p>
    <w:p w14:paraId="627FDBDF" w14:textId="77777777" w:rsidR="000F2716" w:rsidRDefault="0075054F">
      <w:pPr>
        <w:pStyle w:val="Heading1"/>
        <w:numPr>
          <w:ilvl w:val="0"/>
          <w:numId w:val="0"/>
        </w:numPr>
        <w:ind w:left="-5"/>
      </w:pPr>
      <w:proofErr w:type="spellStart"/>
      <w:r>
        <w:t>CRediT</w:t>
      </w:r>
      <w:proofErr w:type="spellEnd"/>
      <w:r>
        <w:t xml:space="preserve">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0998FB89"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 xml:space="preserve">S. M. </w:t>
      </w:r>
      <w:proofErr w:type="spellStart"/>
      <w:r>
        <w:rPr>
          <w:sz w:val="16"/>
        </w:rPr>
        <w:t>Safdarnejad</w:t>
      </w:r>
      <w:proofErr w:type="spellEnd"/>
      <w:r>
        <w:rPr>
          <w:sz w:val="16"/>
        </w:rPr>
        <w:t xml:space="preserve">, J. F. Tuttle, K. M. Powell, Dynamic </w:t>
      </w:r>
      <w:proofErr w:type="spellStart"/>
      <w:r>
        <w:rPr>
          <w:sz w:val="16"/>
        </w:rPr>
        <w:t>modeling</w:t>
      </w:r>
      <w:proofErr w:type="spellEnd"/>
      <w:r>
        <w:rPr>
          <w:sz w:val="16"/>
        </w:rPr>
        <w:t xml:space="preserve">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Modliński</w:t>
      </w:r>
      <w:proofErr w:type="spellEnd"/>
      <w:r>
        <w:rPr>
          <w:sz w:val="16"/>
        </w:rPr>
        <w:t xml:space="preserve">, K. </w:t>
      </w:r>
      <w:proofErr w:type="spellStart"/>
      <w:r>
        <w:rPr>
          <w:sz w:val="16"/>
        </w:rPr>
        <w:t>Szczepanek</w:t>
      </w:r>
      <w:proofErr w:type="spellEnd"/>
      <w:r>
        <w:rPr>
          <w:sz w:val="16"/>
        </w:rPr>
        <w:t xml:space="preserve">, D. </w:t>
      </w:r>
      <w:proofErr w:type="spellStart"/>
      <w:r>
        <w:rPr>
          <w:sz w:val="16"/>
        </w:rPr>
        <w:t>Nabagło</w:t>
      </w:r>
      <w:proofErr w:type="spellEnd"/>
      <w:r>
        <w:rPr>
          <w:sz w:val="16"/>
        </w:rPr>
        <w:t xml:space="preserve">, P. Madejski, Z. </w:t>
      </w:r>
      <w:proofErr w:type="spellStart"/>
      <w:r>
        <w:rPr>
          <w:sz w:val="16"/>
        </w:rPr>
        <w:t>Modliński</w:t>
      </w:r>
      <w:proofErr w:type="spellEnd"/>
      <w:r>
        <w:rPr>
          <w:sz w:val="16"/>
        </w:rPr>
        <w:t>,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 xml:space="preserve">A. </w:t>
      </w:r>
      <w:proofErr w:type="spellStart"/>
      <w:r>
        <w:rPr>
          <w:sz w:val="16"/>
        </w:rPr>
        <w:t>Dugum</w:t>
      </w:r>
      <w:proofErr w:type="spellEnd"/>
      <w:r>
        <w:rPr>
          <w:sz w:val="16"/>
        </w:rPr>
        <w:t xml:space="preserve">, K. </w:t>
      </w:r>
      <w:proofErr w:type="spellStart"/>
      <w:r>
        <w:rPr>
          <w:sz w:val="16"/>
        </w:rPr>
        <w:t>Hanjalić</w:t>
      </w:r>
      <w:proofErr w:type="spellEnd"/>
      <w:r>
        <w:rPr>
          <w:sz w:val="16"/>
        </w:rPr>
        <w:t>,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520EA272" w:rsidR="000F2716" w:rsidRPr="005312A4"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3D6F80C0" w14:textId="0A2ED1E1" w:rsidR="009668A3" w:rsidRPr="009668A3" w:rsidRDefault="009668A3" w:rsidP="009668A3">
      <w:pPr>
        <w:numPr>
          <w:ilvl w:val="0"/>
          <w:numId w:val="2"/>
        </w:numPr>
        <w:spacing w:after="3" w:line="252" w:lineRule="auto"/>
        <w:ind w:hanging="365"/>
        <w:jc w:val="left"/>
      </w:pPr>
      <w:r w:rsidRPr="009668A3">
        <w:rPr>
          <w:sz w:val="16"/>
          <w:szCs w:val="18"/>
        </w:rPr>
        <w:t xml:space="preserve">B. T. Rawlins, R. Laubscher, P. Rousseau, Validation of a thermal non-equilibrium Eulerian-Eulerian multiphase model of a 620 MWe pulverized fuel power boiler., in: S. </w:t>
      </w:r>
      <w:proofErr w:type="spellStart"/>
      <w:r w:rsidRPr="009668A3">
        <w:rPr>
          <w:sz w:val="16"/>
          <w:szCs w:val="18"/>
        </w:rPr>
        <w:t>Skatulla</w:t>
      </w:r>
      <w:proofErr w:type="spellEnd"/>
      <w:r w:rsidRPr="009668A3">
        <w:rPr>
          <w:sz w:val="16"/>
          <w:szCs w:val="18"/>
        </w:rPr>
        <w:t xml:space="preserve"> (Ed.), 12th South African Conference on Computational and Applied Mechanics (SACAM2020), MATEC Web of Conferences, Cape Town, 2021. </w:t>
      </w:r>
      <w:proofErr w:type="spellStart"/>
      <w:proofErr w:type="gramStart"/>
      <w:r w:rsidRPr="009668A3">
        <w:rPr>
          <w:sz w:val="16"/>
          <w:szCs w:val="18"/>
        </w:rPr>
        <w:t>doi:https</w:t>
      </w:r>
      <w:proofErr w:type="spellEnd"/>
      <w:r w:rsidRPr="009668A3">
        <w:rPr>
          <w:sz w:val="16"/>
          <w:szCs w:val="18"/>
        </w:rPr>
        <w:t>://doi.org/10.1051/</w:t>
      </w:r>
      <w:proofErr w:type="spellStart"/>
      <w:r w:rsidRPr="009668A3">
        <w:rPr>
          <w:sz w:val="16"/>
          <w:szCs w:val="18"/>
        </w:rPr>
        <w:t>matecconf</w:t>
      </w:r>
      <w:proofErr w:type="spellEnd"/>
      <w:r w:rsidRPr="009668A3">
        <w:rPr>
          <w:sz w:val="16"/>
          <w:szCs w:val="18"/>
        </w:rPr>
        <w:t>/202134700004</w:t>
      </w:r>
      <w:proofErr w:type="gramEnd"/>
      <w:r w:rsidRPr="009668A3">
        <w:rPr>
          <w:sz w:val="16"/>
          <w:szCs w:val="18"/>
        </w:rPr>
        <w:t>.</w:t>
      </w:r>
    </w:p>
    <w:p w14:paraId="3E469F79" w14:textId="5A62294E" w:rsidR="009668A3" w:rsidRDefault="009668A3" w:rsidP="009668A3">
      <w:pPr>
        <w:numPr>
          <w:ilvl w:val="0"/>
          <w:numId w:val="2"/>
        </w:numPr>
        <w:spacing w:after="3" w:line="252" w:lineRule="auto"/>
        <w:ind w:hanging="365"/>
        <w:jc w:val="left"/>
      </w:pPr>
      <w:r w:rsidRPr="009668A3">
        <w:rPr>
          <w:sz w:val="16"/>
          <w:szCs w:val="18"/>
        </w:rPr>
        <w:t>B. T. Rawlins, R. Laubscher, P. G. Rousseau, A fast thermal non-equilibrium Eulerian-Eulerian numerical simulation methodology of a pulverized fuel combustor, in: V. Scherer, N. Fricker, A. Reis (Eds.), 13th European Conference on Industrial Furnaces and Boilers, 2022.</w:t>
      </w:r>
    </w:p>
    <w:p w14:paraId="7EB96438" w14:textId="77777777" w:rsidR="000F2716" w:rsidRDefault="0075054F">
      <w:pPr>
        <w:numPr>
          <w:ilvl w:val="0"/>
          <w:numId w:val="2"/>
        </w:numPr>
        <w:spacing w:after="3" w:line="252" w:lineRule="auto"/>
        <w:ind w:hanging="365"/>
        <w:jc w:val="left"/>
      </w:pPr>
      <w:r>
        <w:rPr>
          <w:sz w:val="16"/>
        </w:rPr>
        <w:t xml:space="preserve">M. </w:t>
      </w:r>
      <w:proofErr w:type="spellStart"/>
      <w:r>
        <w:rPr>
          <w:sz w:val="16"/>
        </w:rPr>
        <w:t>Kochenderfer</w:t>
      </w:r>
      <w:proofErr w:type="spellEnd"/>
      <w:r>
        <w:rPr>
          <w:sz w:val="16"/>
        </w:rPr>
        <w:t>, T. Wheeler, Algorithms for optimization, The MIT Press, Cambridge, Massachusetts, 1 edition, 2019.</w:t>
      </w:r>
    </w:p>
    <w:p w14:paraId="2946BE9E" w14:textId="4F59912F" w:rsidR="000F2716" w:rsidRPr="009668A3" w:rsidRDefault="0075054F">
      <w:pPr>
        <w:numPr>
          <w:ilvl w:val="0"/>
          <w:numId w:val="2"/>
        </w:numPr>
        <w:spacing w:after="3" w:line="252" w:lineRule="auto"/>
        <w:ind w:hanging="365"/>
        <w:jc w:val="left"/>
      </w:pPr>
      <w:r>
        <w:rPr>
          <w:sz w:val="16"/>
        </w:rPr>
        <w:t xml:space="preserve">Y. Fei, S. Black, J. </w:t>
      </w:r>
      <w:proofErr w:type="spellStart"/>
      <w:r>
        <w:rPr>
          <w:sz w:val="16"/>
        </w:rPr>
        <w:t>Szuhánszki</w:t>
      </w:r>
      <w:proofErr w:type="spellEnd"/>
      <w:r>
        <w:rPr>
          <w:sz w:val="16"/>
        </w:rPr>
        <w:t xml:space="preserve">, L. Ma, D. B. </w:t>
      </w:r>
      <w:proofErr w:type="spellStart"/>
      <w:r>
        <w:rPr>
          <w:sz w:val="16"/>
        </w:rPr>
        <w:t>Ingham</w:t>
      </w:r>
      <w:proofErr w:type="spellEnd"/>
      <w:r>
        <w:rPr>
          <w:sz w:val="16"/>
        </w:rPr>
        <w:t xml:space="preserve">, P. J. Stanger, M. </w:t>
      </w:r>
      <w:proofErr w:type="spellStart"/>
      <w:r>
        <w:rPr>
          <w:sz w:val="16"/>
        </w:rPr>
        <w:t>Pourkashanian</w:t>
      </w:r>
      <w:proofErr w:type="spellEnd"/>
      <w:r>
        <w:rPr>
          <w:sz w:val="16"/>
        </w:rPr>
        <w:t>, Evaluation of the potential of retrofitting a coal power plant to oxy-firing using CFD and process co-simulation, Fuel Processing Technology 131 (2015) 45–58.</w:t>
      </w:r>
    </w:p>
    <w:p w14:paraId="033FC806" w14:textId="68DA75AB" w:rsidR="009668A3" w:rsidRPr="00910C3C" w:rsidRDefault="009668A3" w:rsidP="009668A3">
      <w:pPr>
        <w:numPr>
          <w:ilvl w:val="0"/>
          <w:numId w:val="2"/>
        </w:numPr>
        <w:spacing w:after="3" w:line="252" w:lineRule="auto"/>
        <w:ind w:hanging="365"/>
        <w:jc w:val="left"/>
      </w:pPr>
      <w:r w:rsidRPr="00910C3C">
        <w:rPr>
          <w:sz w:val="16"/>
          <w:szCs w:val="18"/>
        </w:rPr>
        <w:t xml:space="preserve">M. Si, K. Du, Development of a predictive emissions model using a gradient boosting machine learning method, Environmental </w:t>
      </w:r>
      <w:proofErr w:type="gramStart"/>
      <w:r w:rsidRPr="00910C3C">
        <w:rPr>
          <w:sz w:val="16"/>
          <w:szCs w:val="18"/>
        </w:rPr>
        <w:t>Technology</w:t>
      </w:r>
      <w:proofErr w:type="gramEnd"/>
      <w:r w:rsidRPr="00910C3C">
        <w:rPr>
          <w:sz w:val="16"/>
          <w:szCs w:val="18"/>
        </w:rPr>
        <w:t xml:space="preserve"> and Innovation 20 (x). </w:t>
      </w:r>
      <w:proofErr w:type="gramStart"/>
      <w:r w:rsidRPr="00910C3C">
        <w:rPr>
          <w:sz w:val="16"/>
          <w:szCs w:val="18"/>
        </w:rPr>
        <w:t>doi:10.1016/j.eti</w:t>
      </w:r>
      <w:proofErr w:type="gramEnd"/>
      <w:r w:rsidRPr="00910C3C">
        <w:rPr>
          <w:sz w:val="16"/>
          <w:szCs w:val="18"/>
        </w:rPr>
        <w:t>.2020.101028.</w:t>
      </w:r>
    </w:p>
    <w:p w14:paraId="0B90A56F" w14:textId="7491F1CB" w:rsidR="009668A3" w:rsidRDefault="009668A3" w:rsidP="009668A3">
      <w:pPr>
        <w:numPr>
          <w:ilvl w:val="0"/>
          <w:numId w:val="2"/>
        </w:numPr>
        <w:spacing w:after="3" w:line="252" w:lineRule="auto"/>
        <w:ind w:hanging="365"/>
        <w:jc w:val="left"/>
      </w:pPr>
      <w:r w:rsidRPr="009668A3">
        <w:rPr>
          <w:sz w:val="16"/>
          <w:szCs w:val="18"/>
        </w:rPr>
        <w:t xml:space="preserve">P. Qin, L. Zhao, Z. Liu, State of health prediction for lithium-ion battery using a gradient boosting-based data-driven method, Journal of Energy Storage 47 (November 2021) (2022) 103644. </w:t>
      </w:r>
      <w:proofErr w:type="gramStart"/>
      <w:r w:rsidRPr="009668A3">
        <w:rPr>
          <w:sz w:val="16"/>
          <w:szCs w:val="18"/>
        </w:rPr>
        <w:t>doi:10.1016/j.est</w:t>
      </w:r>
      <w:proofErr w:type="gramEnd"/>
      <w:r w:rsidRPr="009668A3">
        <w:rPr>
          <w:sz w:val="16"/>
          <w:szCs w:val="18"/>
        </w:rPr>
        <w:t>.2021.103644. URL https://doi.org/10.1016/j.est.2021.103644</w:t>
      </w:r>
    </w:p>
    <w:p w14:paraId="1A0B7A0F" w14:textId="10E38100" w:rsidR="000F2716" w:rsidRPr="00910C3C" w:rsidRDefault="0075054F">
      <w:pPr>
        <w:numPr>
          <w:ilvl w:val="0"/>
          <w:numId w:val="2"/>
        </w:numPr>
        <w:spacing w:after="3" w:line="252" w:lineRule="auto"/>
        <w:ind w:hanging="365"/>
        <w:jc w:val="left"/>
      </w:pPr>
      <w:r>
        <w:rPr>
          <w:sz w:val="16"/>
        </w:rPr>
        <w:t xml:space="preserve">Y. </w:t>
      </w:r>
      <w:proofErr w:type="spellStart"/>
      <w:r>
        <w:rPr>
          <w:sz w:val="16"/>
        </w:rPr>
        <w:t>Lv</w:t>
      </w:r>
      <w:proofErr w:type="spellEnd"/>
      <w:r>
        <w:rPr>
          <w:sz w:val="16"/>
        </w:rPr>
        <w:t>, F. Hong, T. Yang, F. Fang, J. Liu, A dynamic model for the bed temperature prediction of circulating fluidized bed boilers based on least squares support vector machine with real operational data, Energy 124 (2017) 284–294.</w:t>
      </w:r>
    </w:p>
    <w:p w14:paraId="45564FF0" w14:textId="746B8846" w:rsidR="000F2716" w:rsidRDefault="0075054F">
      <w:pPr>
        <w:numPr>
          <w:ilvl w:val="0"/>
          <w:numId w:val="2"/>
        </w:numPr>
        <w:spacing w:after="3" w:line="252" w:lineRule="auto"/>
        <w:ind w:hanging="365"/>
        <w:jc w:val="left"/>
      </w:pPr>
      <w:r>
        <w:rPr>
          <w:sz w:val="16"/>
        </w:rPr>
        <w:t xml:space="preserve">S. Singh, H. </w:t>
      </w:r>
      <w:proofErr w:type="spellStart"/>
      <w:r>
        <w:rPr>
          <w:sz w:val="16"/>
        </w:rPr>
        <w:t>Abbassi</w:t>
      </w:r>
      <w:proofErr w:type="spellEnd"/>
      <w:r>
        <w:rPr>
          <w:sz w:val="16"/>
        </w:rPr>
        <w:t xml:space="preserve">, 1D/3D transient HVAC thermal </w:t>
      </w:r>
      <w:proofErr w:type="spellStart"/>
      <w:r>
        <w:rPr>
          <w:sz w:val="16"/>
        </w:rPr>
        <w:t>modeling</w:t>
      </w:r>
      <w:proofErr w:type="spellEnd"/>
      <w:r>
        <w:rPr>
          <w:sz w:val="16"/>
        </w:rPr>
        <w:t xml:space="preserve">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5EE7F4C3" w:rsidR="000F2716" w:rsidRPr="005312A4"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3A5D674" w14:textId="79C01221" w:rsidR="005312A4" w:rsidRPr="005312A4" w:rsidRDefault="005312A4">
      <w:pPr>
        <w:numPr>
          <w:ilvl w:val="0"/>
          <w:numId w:val="2"/>
        </w:numPr>
        <w:spacing w:after="3" w:line="252" w:lineRule="auto"/>
        <w:ind w:hanging="365"/>
        <w:jc w:val="left"/>
        <w:rPr>
          <w:sz w:val="16"/>
          <w:szCs w:val="18"/>
        </w:rPr>
      </w:pPr>
      <w:r w:rsidRPr="005312A4">
        <w:rPr>
          <w:sz w:val="16"/>
          <w:szCs w:val="18"/>
        </w:rPr>
        <w:t>MTech, Flownex Theory Guide, MTech inc., 2021.</w:t>
      </w:r>
    </w:p>
    <w:p w14:paraId="0BF99A6F" w14:textId="77777777" w:rsidR="000F2716" w:rsidRDefault="0075054F">
      <w:pPr>
        <w:numPr>
          <w:ilvl w:val="0"/>
          <w:numId w:val="2"/>
        </w:numPr>
        <w:spacing w:after="3" w:line="252" w:lineRule="auto"/>
        <w:ind w:hanging="365"/>
        <w:jc w:val="left"/>
      </w:pPr>
      <w:r>
        <w:rPr>
          <w:sz w:val="16"/>
        </w:rPr>
        <w:lastRenderedPageBreak/>
        <w:t>D. Wen, Y. Pan, X. Chen, M. Aziz, Q. Zhou, N. Li, Analysis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 xml:space="preserve">I. Goodfellow, Y. </w:t>
      </w:r>
      <w:proofErr w:type="spellStart"/>
      <w:r>
        <w:rPr>
          <w:sz w:val="16"/>
        </w:rPr>
        <w:t>Bengio</w:t>
      </w:r>
      <w:proofErr w:type="spellEnd"/>
      <w:r>
        <w:rPr>
          <w:sz w:val="16"/>
        </w:rPr>
        <w:t>,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 xml:space="preserve">D. E. </w:t>
      </w:r>
      <w:proofErr w:type="spellStart"/>
      <w:r>
        <w:rPr>
          <w:sz w:val="16"/>
        </w:rPr>
        <w:t>Rumelhart</w:t>
      </w:r>
      <w:proofErr w:type="spellEnd"/>
      <w:r>
        <w:rPr>
          <w:sz w:val="16"/>
        </w:rPr>
        <w: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 xml:space="preserve">E. </w:t>
      </w:r>
      <w:proofErr w:type="spellStart"/>
      <w:r>
        <w:rPr>
          <w:sz w:val="16"/>
        </w:rPr>
        <w:t>Oko</w:t>
      </w:r>
      <w:proofErr w:type="spellEnd"/>
      <w:r>
        <w:rPr>
          <w:sz w:val="16"/>
        </w:rPr>
        <w:t>,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 xml:space="preserve">H. Versteeg, W. </w:t>
      </w:r>
      <w:proofErr w:type="spellStart"/>
      <w:r>
        <w:rPr>
          <w:sz w:val="16"/>
        </w:rPr>
        <w:t>Malalasekera</w:t>
      </w:r>
      <w:proofErr w:type="spellEnd"/>
      <w:r>
        <w:rPr>
          <w:sz w:val="16"/>
        </w:rPr>
        <w:t>,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 xml:space="preserve">N. </w:t>
      </w:r>
      <w:proofErr w:type="spellStart"/>
      <w:r>
        <w:rPr>
          <w:sz w:val="16"/>
        </w:rPr>
        <w:t>Modlinski</w:t>
      </w:r>
      <w:proofErr w:type="spellEnd"/>
      <w:r>
        <w:rPr>
          <w:sz w:val="16"/>
        </w:rPr>
        <w:t xml:space="preserve">, Computational </w:t>
      </w:r>
      <w:proofErr w:type="spellStart"/>
      <w:r>
        <w:rPr>
          <w:sz w:val="16"/>
        </w:rPr>
        <w:t>modeling</w:t>
      </w:r>
      <w:proofErr w:type="spellEnd"/>
      <w:r>
        <w:rPr>
          <w:sz w:val="16"/>
        </w:rPr>
        <w:t xml:space="preserve"> of a utility boiler tangentially-fired furnace retrofitted with swirl burners, Fuel Processing Technology 91 (2010) 1601–1608.</w:t>
      </w:r>
    </w:p>
    <w:p w14:paraId="5AFE7211" w14:textId="312624AC" w:rsidR="000F2716" w:rsidRDefault="0075054F">
      <w:pPr>
        <w:numPr>
          <w:ilvl w:val="0"/>
          <w:numId w:val="2"/>
        </w:numPr>
        <w:spacing w:after="0" w:line="246" w:lineRule="auto"/>
        <w:ind w:hanging="365"/>
        <w:jc w:val="left"/>
      </w:pPr>
      <w:r>
        <w:rPr>
          <w:sz w:val="16"/>
        </w:rPr>
        <w:t xml:space="preserve">B. T. Rawlins, R. Laubscher, P. Rousseau, </w:t>
      </w:r>
      <w:r w:rsidR="005312A4">
        <w:rPr>
          <w:sz w:val="16"/>
        </w:rPr>
        <w:t>Application of computational fluid dynamics and process modelling to investigate low-load operation of a subcritical utility-scale boiler., ASME Journal of Thermal Science and Engineering Applications (2022) 1–29</w:t>
      </w:r>
    </w:p>
    <w:p w14:paraId="6E6AD5EE" w14:textId="77777777" w:rsidR="000F2716" w:rsidRDefault="0075054F">
      <w:pPr>
        <w:numPr>
          <w:ilvl w:val="0"/>
          <w:numId w:val="2"/>
        </w:numPr>
        <w:spacing w:after="3" w:line="252" w:lineRule="auto"/>
        <w:ind w:hanging="365"/>
        <w:jc w:val="left"/>
      </w:pPr>
      <w:r>
        <w:rPr>
          <w:sz w:val="16"/>
        </w:rPr>
        <w:t xml:space="preserve">C. Sheng, B. </w:t>
      </w:r>
      <w:proofErr w:type="spellStart"/>
      <w:r>
        <w:rPr>
          <w:sz w:val="16"/>
        </w:rPr>
        <w:t>Moghtaderi</w:t>
      </w:r>
      <w:proofErr w:type="spellEnd"/>
      <w:r>
        <w:rPr>
          <w:sz w:val="16"/>
        </w:rPr>
        <w:t>, R. Gupta, T. F. Wall, A computational fluid dynamics based study of the combustion characteristics of coal blends in pulverised coal-fired furnace, Fuel 83 (2004) 1543–1552.</w:t>
      </w:r>
    </w:p>
    <w:p w14:paraId="139E10E9" w14:textId="5082DCC4"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r w:rsidR="00ED621A">
        <w:rPr>
          <w:sz w:val="16"/>
        </w:rPr>
        <w:t>Technology</w:t>
      </w:r>
      <w:r>
        <w:rPr>
          <w:sz w:val="16"/>
        </w:rPr>
        <w:t xml:space="preserve"> 3 (1971) 231.</w:t>
      </w:r>
    </w:p>
    <w:p w14:paraId="31FB8174" w14:textId="579F42B0" w:rsidR="000F2716" w:rsidRDefault="0075054F">
      <w:pPr>
        <w:numPr>
          <w:ilvl w:val="0"/>
          <w:numId w:val="2"/>
        </w:numPr>
        <w:spacing w:after="3" w:line="252" w:lineRule="auto"/>
        <w:ind w:hanging="365"/>
        <w:jc w:val="left"/>
      </w:pPr>
      <w:r>
        <w:rPr>
          <w:sz w:val="16"/>
        </w:rPr>
        <w:t>ANSYS, ANSYS Fluent Theory Guide, Ansys Inc., 20</w:t>
      </w:r>
      <w:r w:rsidR="00ED621A" w:rsidRPr="00ED621A">
        <w:rPr>
          <w:sz w:val="16"/>
          <w:vertAlign w:val="superscript"/>
        </w:rPr>
        <w:t>th</w:t>
      </w:r>
      <w:r w:rsidR="00ED621A">
        <w:rPr>
          <w:sz w:val="16"/>
        </w:rPr>
        <w:t xml:space="preserve"> edition</w:t>
      </w:r>
      <w:r>
        <w:rPr>
          <w:sz w:val="16"/>
        </w:rPr>
        <w:t>, 2021.</w:t>
      </w:r>
    </w:p>
    <w:p w14:paraId="18A20B92" w14:textId="2B0BC8AF" w:rsidR="000F2716" w:rsidRPr="005312A4" w:rsidRDefault="0075054F">
      <w:pPr>
        <w:numPr>
          <w:ilvl w:val="0"/>
          <w:numId w:val="2"/>
        </w:numPr>
        <w:spacing w:after="3" w:line="252" w:lineRule="auto"/>
        <w:ind w:hanging="365"/>
        <w:jc w:val="left"/>
      </w:pPr>
      <w:r>
        <w:rPr>
          <w:sz w:val="16"/>
        </w:rPr>
        <w:t xml:space="preserve">N. T. </w:t>
      </w:r>
      <w:proofErr w:type="spellStart"/>
      <w:r>
        <w:rPr>
          <w:sz w:val="16"/>
        </w:rPr>
        <w:t>Thomopoulos</w:t>
      </w:r>
      <w:proofErr w:type="spellEnd"/>
      <w:r>
        <w:rPr>
          <w:sz w:val="16"/>
        </w:rPr>
        <w:t>, Essentials of Monte Carlo simulation: Statistical methods for building simulation models, volume 9781461460220, 2013. [29] MTech, Flownex Theory Guide, MTech inc., 2021.</w:t>
      </w:r>
    </w:p>
    <w:p w14:paraId="7E1EA42F" w14:textId="58879296" w:rsidR="005312A4" w:rsidRPr="005312A4" w:rsidRDefault="005312A4">
      <w:pPr>
        <w:numPr>
          <w:ilvl w:val="0"/>
          <w:numId w:val="2"/>
        </w:numPr>
        <w:spacing w:after="3" w:line="252" w:lineRule="auto"/>
        <w:ind w:hanging="365"/>
        <w:jc w:val="left"/>
        <w:rPr>
          <w:sz w:val="16"/>
          <w:szCs w:val="18"/>
        </w:rPr>
      </w:pPr>
      <w:r w:rsidRPr="005312A4">
        <w:rPr>
          <w:sz w:val="16"/>
          <w:szCs w:val="18"/>
        </w:rPr>
        <w:t>R. Laubscher, P. Rousseau,</w:t>
      </w:r>
      <w:r>
        <w:rPr>
          <w:sz w:val="16"/>
          <w:szCs w:val="18"/>
        </w:rPr>
        <w:t xml:space="preserve"> </w:t>
      </w:r>
      <w:r w:rsidRPr="005312A4">
        <w:rPr>
          <w:sz w:val="16"/>
          <w:szCs w:val="18"/>
        </w:rPr>
        <w:t>CFD study of pulverized coal-fired boiler evaporator and radiant superheaters at varying loads, Applied</w:t>
      </w:r>
      <w:r>
        <w:rPr>
          <w:sz w:val="16"/>
          <w:szCs w:val="18"/>
        </w:rPr>
        <w:t xml:space="preserve"> </w:t>
      </w:r>
      <w:r>
        <w:rPr>
          <w:sz w:val="16"/>
        </w:rPr>
        <w:t>Thermal Engineering 160 (2019).</w:t>
      </w:r>
    </w:p>
    <w:p w14:paraId="640F5AA8" w14:textId="53D82941" w:rsidR="005312A4" w:rsidRPr="005312A4" w:rsidRDefault="005312A4">
      <w:pPr>
        <w:numPr>
          <w:ilvl w:val="0"/>
          <w:numId w:val="2"/>
        </w:numPr>
        <w:spacing w:after="3" w:line="252" w:lineRule="auto"/>
        <w:ind w:hanging="365"/>
        <w:jc w:val="left"/>
        <w:rPr>
          <w:sz w:val="16"/>
          <w:szCs w:val="18"/>
        </w:rPr>
      </w:pPr>
      <w:proofErr w:type="spellStart"/>
      <w:r>
        <w:rPr>
          <w:sz w:val="16"/>
          <w:szCs w:val="18"/>
        </w:rPr>
        <w:t>S.Kakac</w:t>
      </w:r>
      <w:proofErr w:type="spellEnd"/>
      <w:r>
        <w:rPr>
          <w:sz w:val="16"/>
          <w:szCs w:val="18"/>
        </w:rPr>
        <w:t>, Boilers, Evaporators and Condensers, Wiley Interscience,1991.</w:t>
      </w:r>
    </w:p>
    <w:p w14:paraId="07AD5BCA" w14:textId="4BBB6521" w:rsidR="005312A4" w:rsidRDefault="005312A4" w:rsidP="005312A4">
      <w:pPr>
        <w:spacing w:after="3" w:line="252" w:lineRule="auto"/>
        <w:ind w:left="365" w:firstLine="0"/>
        <w:jc w:val="left"/>
      </w:pPr>
    </w:p>
    <w:sectPr w:rsidR="005312A4">
      <w:footerReference w:type="even" r:id="rId48"/>
      <w:footerReference w:type="default" r:id="rId49"/>
      <w:footerReference w:type="first" r:id="rId50"/>
      <w:type w:val="continuous"/>
      <w:pgSz w:w="10885" w:h="14854"/>
      <w:pgMar w:top="988" w:right="777" w:bottom="973" w:left="77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aubscher, R, Prof [rlaubscher@sun.ac.za]" w:date="2022-05-10T10:45:00Z" w:initials="LRP[">
    <w:p w14:paraId="579A8B00" w14:textId="77777777" w:rsidR="000777AD" w:rsidRDefault="000777AD" w:rsidP="00784078">
      <w:pPr>
        <w:jc w:val="left"/>
      </w:pPr>
      <w:r>
        <w:rPr>
          <w:rStyle w:val="CommentReference"/>
        </w:rPr>
        <w:annotationRef/>
      </w:r>
      <w:r>
        <w:rPr>
          <w:szCs w:val="20"/>
        </w:rPr>
        <w:t>Add gradient boosting references, seeing as it is the top regressor besides ANNs.</w:t>
      </w:r>
    </w:p>
  </w:comment>
  <w:comment w:id="5" w:author="Laubscher, R, Prof [rlaubscher@sun.ac.za]" w:date="2022-05-10T10:48:00Z" w:initials="LRP[">
    <w:p w14:paraId="0CBDBF45" w14:textId="77777777" w:rsidR="00AA2E3D" w:rsidRDefault="000777AD" w:rsidP="0072487D">
      <w:pPr>
        <w:jc w:val="left"/>
      </w:pPr>
      <w:r>
        <w:rPr>
          <w:rStyle w:val="CommentReference"/>
        </w:rPr>
        <w:annotationRef/>
      </w:r>
      <w:r w:rsidR="00AA2E3D">
        <w:rPr>
          <w:szCs w:val="20"/>
        </w:rPr>
        <w:t>MDN is by default an MLP-MDN, therefore rather simply call it an MDN. Fix everywhere, please.</w:t>
      </w:r>
    </w:p>
  </w:comment>
  <w:comment w:id="6" w:author="Laubscher, R, Prof [rlaubscher@sun.ac.za]" w:date="2022-05-10T10:53:00Z" w:initials="LRP[">
    <w:p w14:paraId="6D52CE44" w14:textId="6A1F10B1" w:rsidR="008E7D4B" w:rsidRDefault="008E7D4B" w:rsidP="00503756">
      <w:pPr>
        <w:jc w:val="left"/>
      </w:pPr>
      <w:r>
        <w:rPr>
          <w:rStyle w:val="CommentReference"/>
        </w:rPr>
        <w:annotationRef/>
      </w:r>
      <w:r>
        <w:rPr>
          <w:szCs w:val="20"/>
        </w:rPr>
        <w:t>Nope, the fastest way is to analytically calculate the gradient. Rather say in the present work we selected the gradient-descent approach.</w:t>
      </w:r>
    </w:p>
  </w:comment>
  <w:comment w:id="7" w:author="Laubscher, R, Prof [rlaubscher@sun.ac.za]" w:date="2022-05-10T10:55:00Z" w:initials="LRP[">
    <w:p w14:paraId="2D78F3FC" w14:textId="77777777" w:rsidR="00537410" w:rsidRDefault="00537410" w:rsidP="006D5DEB">
      <w:pPr>
        <w:jc w:val="left"/>
      </w:pPr>
      <w:r>
        <w:rPr>
          <w:rStyle w:val="CommentReference"/>
        </w:rPr>
        <w:annotationRef/>
      </w:r>
      <w:r>
        <w:rPr>
          <w:szCs w:val="20"/>
        </w:rPr>
        <w:t>Reference why you selected it.</w:t>
      </w:r>
    </w:p>
  </w:comment>
  <w:comment w:id="17" w:author="Laubscher, R, Prof [rlaubscher@sun.ac.za]" w:date="2022-05-10T10:56:00Z" w:initials="LRP[">
    <w:p w14:paraId="109C75CD" w14:textId="77777777" w:rsidR="004D1779" w:rsidRDefault="004D1779" w:rsidP="00F43313">
      <w:pPr>
        <w:jc w:val="left"/>
      </w:pPr>
      <w:r>
        <w:rPr>
          <w:rStyle w:val="CommentReference"/>
        </w:rPr>
        <w:annotationRef/>
      </w:r>
      <w:r>
        <w:rPr>
          <w:szCs w:val="20"/>
        </w:rPr>
        <w:t>Mention here that you investigated different learning rates.</w:t>
      </w:r>
    </w:p>
  </w:comment>
  <w:comment w:id="29" w:author="Laubscher, R, Prof [rlaubscher@sun.ac.za]" w:date="2022-05-10T11:27:00Z" w:initials="LRP[">
    <w:p w14:paraId="7C7382C8" w14:textId="77777777" w:rsidR="00B16017" w:rsidRDefault="00B16017" w:rsidP="00471D0E">
      <w:pPr>
        <w:jc w:val="left"/>
      </w:pPr>
      <w:r>
        <w:rPr>
          <w:rStyle w:val="CommentReference"/>
        </w:rPr>
        <w:annotationRef/>
      </w:r>
      <w:r>
        <w:rPr>
          <w:szCs w:val="20"/>
        </w:rPr>
        <w:t>If it goes into the model, it should be independent variables. The outputs from the model (like heat transfer rates, temps, etc.) are the dependent variables.</w:t>
      </w:r>
    </w:p>
  </w:comment>
  <w:comment w:id="30" w:author="Brad Rawlins" w:date="2022-05-11T14:46:00Z" w:initials="BR">
    <w:p w14:paraId="7CAC32C0" w14:textId="3B2A3E5F" w:rsidR="003D2986" w:rsidRDefault="003D2986">
      <w:pPr>
        <w:pStyle w:val="CommentText"/>
      </w:pPr>
      <w:r>
        <w:rPr>
          <w:rStyle w:val="CommentReference"/>
        </w:rPr>
        <w:annotationRef/>
      </w:r>
      <w:r>
        <w:t>These input variables are dependent on other input variables I have renamed it to input dependent variables</w:t>
      </w:r>
    </w:p>
  </w:comment>
  <w:comment w:id="31" w:author="Laubscher, R, Prof [rlaubscher@sun.ac.za]" w:date="2022-05-10T11:27:00Z" w:initials="LRP[">
    <w:p w14:paraId="489F749C" w14:textId="77777777" w:rsidR="00B16017" w:rsidRDefault="00B16017" w:rsidP="00936798">
      <w:pPr>
        <w:jc w:val="left"/>
      </w:pPr>
      <w:r>
        <w:rPr>
          <w:rStyle w:val="CommentReference"/>
        </w:rPr>
        <w:annotationRef/>
      </w:r>
      <w:r>
        <w:rPr>
          <w:szCs w:val="20"/>
        </w:rPr>
        <w:t>What is this? Do you mean composition?</w:t>
      </w:r>
    </w:p>
  </w:comment>
  <w:comment w:id="33" w:author="Laubscher, R, Prof [rlaubscher@sun.ac.za]" w:date="2022-05-10T11:43:00Z" w:initials="LRP[">
    <w:p w14:paraId="63C5E4D8" w14:textId="77777777" w:rsidR="009112D6" w:rsidRDefault="009112D6" w:rsidP="007016AC">
      <w:pPr>
        <w:jc w:val="left"/>
      </w:pPr>
      <w:r>
        <w:rPr>
          <w:rStyle w:val="CommentReference"/>
        </w:rPr>
        <w:annotationRef/>
      </w:r>
      <w:r>
        <w:rPr>
          <w:szCs w:val="20"/>
        </w:rPr>
        <w:t>Add table of figures showing the fuel biasing to the burners for each of the validation cases.</w:t>
      </w:r>
    </w:p>
  </w:comment>
  <w:comment w:id="34" w:author="Brad Rawlins" w:date="2022-05-11T17:04:00Z" w:initials="BR">
    <w:p w14:paraId="58BF605F" w14:textId="7FC6BD2D" w:rsidR="005651CE" w:rsidRDefault="005651CE">
      <w:pPr>
        <w:pStyle w:val="CommentText"/>
      </w:pPr>
      <w:r>
        <w:rPr>
          <w:rStyle w:val="CommentReference"/>
        </w:rPr>
        <w:annotationRef/>
      </w:r>
      <w:r>
        <w:t>Table 5 does provide the total fuel flowrates</w:t>
      </w:r>
    </w:p>
  </w:comment>
  <w:comment w:id="43" w:author="Laubscher, R, Prof [rlaubscher@sun.ac.za]" w:date="2022-05-10T11:48:00Z" w:initials="LRP[">
    <w:p w14:paraId="222BA0D3" w14:textId="77777777" w:rsidR="00CE550E" w:rsidRDefault="00CE550E" w:rsidP="0022094F">
      <w:pPr>
        <w:jc w:val="left"/>
      </w:pPr>
      <w:r>
        <w:rPr>
          <w:rStyle w:val="CommentReference"/>
        </w:rPr>
        <w:annotationRef/>
      </w:r>
      <w:r>
        <w:rPr>
          <w:szCs w:val="20"/>
        </w:rPr>
        <w:t>Which inlet?</w:t>
      </w:r>
    </w:p>
  </w:comment>
  <w:comment w:id="45" w:author="Laubscher, R, Prof [rlaubscher@sun.ac.za]" w:date="2022-05-10T11:49:00Z" w:initials="LRP[">
    <w:p w14:paraId="65D0EB73" w14:textId="77777777" w:rsidR="00CE550E" w:rsidRDefault="00CE550E" w:rsidP="00BB43AD">
      <w:pPr>
        <w:jc w:val="left"/>
      </w:pPr>
      <w:r>
        <w:rPr>
          <w:rStyle w:val="CommentReference"/>
        </w:rPr>
        <w:annotationRef/>
      </w:r>
      <w:r>
        <w:rPr>
          <w:szCs w:val="20"/>
        </w:rPr>
        <w:t>Which exit? Be precise in your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9A8B00" w15:done="0"/>
  <w15:commentEx w15:paraId="0CBDBF45" w15:done="1"/>
  <w15:commentEx w15:paraId="6D52CE44" w15:done="1"/>
  <w15:commentEx w15:paraId="2D78F3FC" w15:done="1"/>
  <w15:commentEx w15:paraId="109C75CD" w15:done="1"/>
  <w15:commentEx w15:paraId="7C7382C8" w15:done="0"/>
  <w15:commentEx w15:paraId="7CAC32C0" w15:paraIdParent="7C7382C8" w15:done="0"/>
  <w15:commentEx w15:paraId="489F749C" w15:done="1"/>
  <w15:commentEx w15:paraId="63C5E4D8" w15:done="0"/>
  <w15:commentEx w15:paraId="58BF605F" w15:paraIdParent="63C5E4D8" w15:done="0"/>
  <w15:commentEx w15:paraId="222BA0D3" w15:done="1"/>
  <w15:commentEx w15:paraId="65D0EB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4C0C4" w16cex:dateUtc="2022-05-10T08:45:00Z"/>
  <w16cex:commentExtensible w16cex:durableId="2624C175" w16cex:dateUtc="2022-05-10T08:48:00Z"/>
  <w16cex:commentExtensible w16cex:durableId="2624C2AF" w16cex:dateUtc="2022-05-10T08:53:00Z"/>
  <w16cex:commentExtensible w16cex:durableId="2624C312" w16cex:dateUtc="2022-05-10T08:55:00Z"/>
  <w16cex:commentExtensible w16cex:durableId="2624C344" w16cex:dateUtc="2022-05-10T08:56:00Z"/>
  <w16cex:commentExtensible w16cex:durableId="2624CA8D" w16cex:dateUtc="2022-05-10T09:27:00Z"/>
  <w16cex:commentExtensible w16cex:durableId="26264AAA" w16cex:dateUtc="2022-05-11T12:46:00Z"/>
  <w16cex:commentExtensible w16cex:durableId="2624CAA4" w16cex:dateUtc="2022-05-10T09:27:00Z"/>
  <w16cex:commentExtensible w16cex:durableId="2624CE72" w16cex:dateUtc="2022-05-10T09:43:00Z"/>
  <w16cex:commentExtensible w16cex:durableId="26266B0F" w16cex:dateUtc="2022-05-11T15:04:00Z"/>
  <w16cex:commentExtensible w16cex:durableId="2624CF81" w16cex:dateUtc="2022-05-10T09:48:00Z"/>
  <w16cex:commentExtensible w16cex:durableId="2624CFB0" w16cex:dateUtc="2022-05-10T0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9A8B00" w16cid:durableId="2624C0C4"/>
  <w16cid:commentId w16cid:paraId="0CBDBF45" w16cid:durableId="2624C175"/>
  <w16cid:commentId w16cid:paraId="6D52CE44" w16cid:durableId="2624C2AF"/>
  <w16cid:commentId w16cid:paraId="2D78F3FC" w16cid:durableId="2624C312"/>
  <w16cid:commentId w16cid:paraId="109C75CD" w16cid:durableId="2624C344"/>
  <w16cid:commentId w16cid:paraId="7C7382C8" w16cid:durableId="2624CA8D"/>
  <w16cid:commentId w16cid:paraId="7CAC32C0" w16cid:durableId="26264AAA"/>
  <w16cid:commentId w16cid:paraId="489F749C" w16cid:durableId="2624CAA4"/>
  <w16cid:commentId w16cid:paraId="63C5E4D8" w16cid:durableId="2624CE72"/>
  <w16cid:commentId w16cid:paraId="58BF605F" w16cid:durableId="26266B0F"/>
  <w16cid:commentId w16cid:paraId="222BA0D3" w16cid:durableId="2624CF81"/>
  <w16cid:commentId w16cid:paraId="65D0EB73" w16cid:durableId="2624C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AD0F0" w14:textId="77777777" w:rsidR="00A226E8" w:rsidRDefault="00A226E8">
      <w:pPr>
        <w:spacing w:after="0" w:line="240" w:lineRule="auto"/>
      </w:pPr>
      <w:r>
        <w:separator/>
      </w:r>
    </w:p>
  </w:endnote>
  <w:endnote w:type="continuationSeparator" w:id="0">
    <w:p w14:paraId="089FB8E0" w14:textId="77777777" w:rsidR="00A226E8" w:rsidRDefault="00A22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486453A0"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3086A404" id="Group 30718" o:spid="_x0000_s1026" style="position:absolute;margin-left:38.85pt;margin-top:700.65pt;width:466.6pt;height:.2pt;z-index:251660288;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mfKs01ECAACuBQAADgAAAAAAAAAAAAAAAAAuAgAAZHJzL2Uyb0RvYy54bWxQSwECLQAU&#10;AAYACAAAACEAhtGH+eAAAAANAQAADwAAAAAAAAAAAAAAAACrBAAAZHJzL2Rvd25yZXYueG1sUEsF&#10;BgAAAAAEAAQA8wAAALgFAAAAAA==&#10;">
              <v:shape id="Shape 3071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5F8FA5CD"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BCBEBB3" id="Group 30702" o:spid="_x0000_s1026" style="position:absolute;margin-left:38.85pt;margin-top:700.65pt;width:466.6pt;height:.2pt;z-index:251661312;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QhitrlECAACuBQAADgAAAAAAAAAAAAAAAAAuAgAAZHJzL2Uyb0RvYy54bWxQSwECLQAU&#10;AAYACAAAACEAhtGH+eAAAAANAQAADwAAAAAAAAAAAAAAAACrBAAAZHJzL2Rvd25yZXYueG1sUEsF&#10;BgAAAAAEAAQA8wAAALgFAAAAAA==&#10;">
              <v:shape id="Shape 30703"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F1CE765" id="Group 30686" o:spid="_x0000_s1026" style="position:absolute;margin-left:38.85pt;margin-top:700.65pt;width:466.6pt;height:.2pt;z-index:251662336;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SbH6mlECAACuBQAADgAAAAAAAAAAAAAAAAAuAgAAZHJzL2Uyb0RvYy54bWxQSwECLQAU&#10;AAYACAAAACEAhtGH+eAAAAANAQAADwAAAAAAAAAAAAAAAACrBAAAZHJzL2Rvd25yZXYueG1sUEsF&#10;BgAAAAAEAAQA8wAAALgFAAAAAA==&#10;">
              <v:shape id="Shape 30687"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CC05C" w14:textId="77777777" w:rsidR="00A226E8" w:rsidRDefault="00A226E8">
      <w:pPr>
        <w:spacing w:after="0" w:line="240" w:lineRule="auto"/>
      </w:pPr>
      <w:r>
        <w:separator/>
      </w:r>
    </w:p>
  </w:footnote>
  <w:footnote w:type="continuationSeparator" w:id="0">
    <w:p w14:paraId="4BCA0C16" w14:textId="77777777" w:rsidR="00A226E8" w:rsidRDefault="00A226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d Rawlins">
    <w15:presenceInfo w15:providerId="AD" w15:userId="S::RWLBRA001@myuct.ac.za::a73072fb-dac5-47e9-a0e8-51fb2a4cf795"/>
  </w15:person>
  <w15:person w15:author="Laubscher, R, Prof [rlaubscher@sun.ac.za]">
    <w15:presenceInfo w15:providerId="AD" w15:userId="S::rlaubscher@sun.ac.za::d8c42902-1847-46c6-8940-af0656703d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307D"/>
    <w:rsid w:val="00007036"/>
    <w:rsid w:val="00013172"/>
    <w:rsid w:val="0001603F"/>
    <w:rsid w:val="00025536"/>
    <w:rsid w:val="000465A5"/>
    <w:rsid w:val="00061731"/>
    <w:rsid w:val="00061DD7"/>
    <w:rsid w:val="0006547D"/>
    <w:rsid w:val="000665C0"/>
    <w:rsid w:val="0006671F"/>
    <w:rsid w:val="00066A1C"/>
    <w:rsid w:val="00067B63"/>
    <w:rsid w:val="0007110C"/>
    <w:rsid w:val="00072FB1"/>
    <w:rsid w:val="000733BA"/>
    <w:rsid w:val="00076E11"/>
    <w:rsid w:val="00077491"/>
    <w:rsid w:val="000777AD"/>
    <w:rsid w:val="00077E73"/>
    <w:rsid w:val="00082099"/>
    <w:rsid w:val="00082A62"/>
    <w:rsid w:val="00083C4D"/>
    <w:rsid w:val="00086391"/>
    <w:rsid w:val="000915E2"/>
    <w:rsid w:val="00092131"/>
    <w:rsid w:val="000A30B2"/>
    <w:rsid w:val="000B0F9A"/>
    <w:rsid w:val="000B1378"/>
    <w:rsid w:val="000B42C2"/>
    <w:rsid w:val="000B7F72"/>
    <w:rsid w:val="000B7FD3"/>
    <w:rsid w:val="000C5591"/>
    <w:rsid w:val="000C6A25"/>
    <w:rsid w:val="000C7818"/>
    <w:rsid w:val="000D714C"/>
    <w:rsid w:val="000E43A7"/>
    <w:rsid w:val="000F009F"/>
    <w:rsid w:val="000F2716"/>
    <w:rsid w:val="00105112"/>
    <w:rsid w:val="001138D4"/>
    <w:rsid w:val="00117911"/>
    <w:rsid w:val="00141F29"/>
    <w:rsid w:val="00141F44"/>
    <w:rsid w:val="00142D5F"/>
    <w:rsid w:val="00145652"/>
    <w:rsid w:val="00147258"/>
    <w:rsid w:val="00150F07"/>
    <w:rsid w:val="00152DD6"/>
    <w:rsid w:val="00153F16"/>
    <w:rsid w:val="001626E8"/>
    <w:rsid w:val="001725C0"/>
    <w:rsid w:val="00174A6D"/>
    <w:rsid w:val="0018597B"/>
    <w:rsid w:val="0019276B"/>
    <w:rsid w:val="001973A2"/>
    <w:rsid w:val="001A43AD"/>
    <w:rsid w:val="001B6454"/>
    <w:rsid w:val="001C6BBF"/>
    <w:rsid w:val="001C752D"/>
    <w:rsid w:val="001C7C2B"/>
    <w:rsid w:val="001D1665"/>
    <w:rsid w:val="001F33DB"/>
    <w:rsid w:val="00214B12"/>
    <w:rsid w:val="00222323"/>
    <w:rsid w:val="00223F62"/>
    <w:rsid w:val="002410FE"/>
    <w:rsid w:val="0025497B"/>
    <w:rsid w:val="00256D47"/>
    <w:rsid w:val="002657BF"/>
    <w:rsid w:val="00270A19"/>
    <w:rsid w:val="002746EE"/>
    <w:rsid w:val="002844A9"/>
    <w:rsid w:val="00286770"/>
    <w:rsid w:val="00290648"/>
    <w:rsid w:val="00292055"/>
    <w:rsid w:val="0029592E"/>
    <w:rsid w:val="002963AE"/>
    <w:rsid w:val="00297A72"/>
    <w:rsid w:val="002A1047"/>
    <w:rsid w:val="002B1D77"/>
    <w:rsid w:val="002B30BB"/>
    <w:rsid w:val="002C4B65"/>
    <w:rsid w:val="002C5C5F"/>
    <w:rsid w:val="002D1DD9"/>
    <w:rsid w:val="002D4833"/>
    <w:rsid w:val="002D5765"/>
    <w:rsid w:val="002E0C3A"/>
    <w:rsid w:val="002E4CCE"/>
    <w:rsid w:val="002F11C5"/>
    <w:rsid w:val="002F2EBD"/>
    <w:rsid w:val="002F47A8"/>
    <w:rsid w:val="002F482B"/>
    <w:rsid w:val="002F787D"/>
    <w:rsid w:val="002F7C0A"/>
    <w:rsid w:val="002F7DB1"/>
    <w:rsid w:val="00301F64"/>
    <w:rsid w:val="00303E4D"/>
    <w:rsid w:val="003102AC"/>
    <w:rsid w:val="00311E6C"/>
    <w:rsid w:val="0031229F"/>
    <w:rsid w:val="00317FD4"/>
    <w:rsid w:val="00321686"/>
    <w:rsid w:val="00332C84"/>
    <w:rsid w:val="00344D22"/>
    <w:rsid w:val="00347D54"/>
    <w:rsid w:val="00350F1B"/>
    <w:rsid w:val="00350F30"/>
    <w:rsid w:val="00361FED"/>
    <w:rsid w:val="003707F2"/>
    <w:rsid w:val="00371CFB"/>
    <w:rsid w:val="00384C4C"/>
    <w:rsid w:val="00387CCB"/>
    <w:rsid w:val="00392316"/>
    <w:rsid w:val="003A0FC0"/>
    <w:rsid w:val="003A484C"/>
    <w:rsid w:val="003B3CBB"/>
    <w:rsid w:val="003B6C29"/>
    <w:rsid w:val="003D16C1"/>
    <w:rsid w:val="003D2986"/>
    <w:rsid w:val="003E211B"/>
    <w:rsid w:val="003F77EE"/>
    <w:rsid w:val="00402CEF"/>
    <w:rsid w:val="00405A0A"/>
    <w:rsid w:val="004101E0"/>
    <w:rsid w:val="004251B3"/>
    <w:rsid w:val="00425213"/>
    <w:rsid w:val="00426C7F"/>
    <w:rsid w:val="00441EC3"/>
    <w:rsid w:val="004421B4"/>
    <w:rsid w:val="00456544"/>
    <w:rsid w:val="004764B0"/>
    <w:rsid w:val="00482BBE"/>
    <w:rsid w:val="00483742"/>
    <w:rsid w:val="004847E7"/>
    <w:rsid w:val="00490CDC"/>
    <w:rsid w:val="004A4B72"/>
    <w:rsid w:val="004C1BDD"/>
    <w:rsid w:val="004C5783"/>
    <w:rsid w:val="004D1280"/>
    <w:rsid w:val="004D1779"/>
    <w:rsid w:val="004D2C48"/>
    <w:rsid w:val="004D5689"/>
    <w:rsid w:val="004D5F45"/>
    <w:rsid w:val="004D66DF"/>
    <w:rsid w:val="004E4B85"/>
    <w:rsid w:val="004E7650"/>
    <w:rsid w:val="005036B0"/>
    <w:rsid w:val="00503F10"/>
    <w:rsid w:val="0050701F"/>
    <w:rsid w:val="00507C2D"/>
    <w:rsid w:val="00513059"/>
    <w:rsid w:val="0051658B"/>
    <w:rsid w:val="00516897"/>
    <w:rsid w:val="00521E79"/>
    <w:rsid w:val="0052250B"/>
    <w:rsid w:val="00524302"/>
    <w:rsid w:val="00527405"/>
    <w:rsid w:val="005312A4"/>
    <w:rsid w:val="00531FCD"/>
    <w:rsid w:val="00537410"/>
    <w:rsid w:val="00537845"/>
    <w:rsid w:val="00537D19"/>
    <w:rsid w:val="00543310"/>
    <w:rsid w:val="00545E13"/>
    <w:rsid w:val="0055404F"/>
    <w:rsid w:val="005640B2"/>
    <w:rsid w:val="00564DE1"/>
    <w:rsid w:val="005651CE"/>
    <w:rsid w:val="0056543D"/>
    <w:rsid w:val="0057332B"/>
    <w:rsid w:val="005800BE"/>
    <w:rsid w:val="005847E9"/>
    <w:rsid w:val="00585544"/>
    <w:rsid w:val="00587132"/>
    <w:rsid w:val="005A568E"/>
    <w:rsid w:val="005B6D75"/>
    <w:rsid w:val="005E091B"/>
    <w:rsid w:val="005E654B"/>
    <w:rsid w:val="005F23FE"/>
    <w:rsid w:val="00602797"/>
    <w:rsid w:val="00602EF1"/>
    <w:rsid w:val="0061014B"/>
    <w:rsid w:val="0061683D"/>
    <w:rsid w:val="00616B70"/>
    <w:rsid w:val="00620238"/>
    <w:rsid w:val="00631F53"/>
    <w:rsid w:val="006409E6"/>
    <w:rsid w:val="006429FE"/>
    <w:rsid w:val="00656489"/>
    <w:rsid w:val="0065675F"/>
    <w:rsid w:val="00656C23"/>
    <w:rsid w:val="006572C4"/>
    <w:rsid w:val="006635EC"/>
    <w:rsid w:val="006637C2"/>
    <w:rsid w:val="006657A1"/>
    <w:rsid w:val="00672CDA"/>
    <w:rsid w:val="0069581B"/>
    <w:rsid w:val="00696AC0"/>
    <w:rsid w:val="006A5BA6"/>
    <w:rsid w:val="006B6AE7"/>
    <w:rsid w:val="006C3D4F"/>
    <w:rsid w:val="006D0C1E"/>
    <w:rsid w:val="006D2B0D"/>
    <w:rsid w:val="006D4F08"/>
    <w:rsid w:val="006E32BC"/>
    <w:rsid w:val="006E543E"/>
    <w:rsid w:val="006E6626"/>
    <w:rsid w:val="006E7A43"/>
    <w:rsid w:val="006F717B"/>
    <w:rsid w:val="006F7531"/>
    <w:rsid w:val="00702B0B"/>
    <w:rsid w:val="007059FE"/>
    <w:rsid w:val="00711E35"/>
    <w:rsid w:val="00727816"/>
    <w:rsid w:val="00731776"/>
    <w:rsid w:val="0073767A"/>
    <w:rsid w:val="007411B2"/>
    <w:rsid w:val="007440D9"/>
    <w:rsid w:val="0075054F"/>
    <w:rsid w:val="0075464B"/>
    <w:rsid w:val="007602BF"/>
    <w:rsid w:val="00764786"/>
    <w:rsid w:val="00766BD1"/>
    <w:rsid w:val="007700E9"/>
    <w:rsid w:val="00772F25"/>
    <w:rsid w:val="0077309B"/>
    <w:rsid w:val="00784646"/>
    <w:rsid w:val="00784D99"/>
    <w:rsid w:val="00786B4A"/>
    <w:rsid w:val="007946BF"/>
    <w:rsid w:val="007A0150"/>
    <w:rsid w:val="007A1215"/>
    <w:rsid w:val="007A7CE8"/>
    <w:rsid w:val="007B421E"/>
    <w:rsid w:val="007C0FCD"/>
    <w:rsid w:val="007C5EA0"/>
    <w:rsid w:val="007D5EB9"/>
    <w:rsid w:val="007D7957"/>
    <w:rsid w:val="007F49E0"/>
    <w:rsid w:val="00802A0E"/>
    <w:rsid w:val="00815C90"/>
    <w:rsid w:val="00817339"/>
    <w:rsid w:val="00824207"/>
    <w:rsid w:val="00827C39"/>
    <w:rsid w:val="00836038"/>
    <w:rsid w:val="0085154E"/>
    <w:rsid w:val="00852F5D"/>
    <w:rsid w:val="0086292A"/>
    <w:rsid w:val="00867C35"/>
    <w:rsid w:val="00873334"/>
    <w:rsid w:val="0088490C"/>
    <w:rsid w:val="008A152B"/>
    <w:rsid w:val="008A64A1"/>
    <w:rsid w:val="008B7FB6"/>
    <w:rsid w:val="008C19BE"/>
    <w:rsid w:val="008E39A7"/>
    <w:rsid w:val="008E62EC"/>
    <w:rsid w:val="008E706A"/>
    <w:rsid w:val="008E7D4B"/>
    <w:rsid w:val="009076F6"/>
    <w:rsid w:val="00910C3C"/>
    <w:rsid w:val="009112D6"/>
    <w:rsid w:val="00913DCF"/>
    <w:rsid w:val="00917409"/>
    <w:rsid w:val="009224B5"/>
    <w:rsid w:val="00964E85"/>
    <w:rsid w:val="00964FB7"/>
    <w:rsid w:val="009668A3"/>
    <w:rsid w:val="00976F80"/>
    <w:rsid w:val="009805C2"/>
    <w:rsid w:val="009875BF"/>
    <w:rsid w:val="009A029A"/>
    <w:rsid w:val="009A64D5"/>
    <w:rsid w:val="009C124A"/>
    <w:rsid w:val="009C7D92"/>
    <w:rsid w:val="009D085A"/>
    <w:rsid w:val="009D2C05"/>
    <w:rsid w:val="009E0BDD"/>
    <w:rsid w:val="009E418B"/>
    <w:rsid w:val="009E6657"/>
    <w:rsid w:val="009F0668"/>
    <w:rsid w:val="009F4079"/>
    <w:rsid w:val="00A00BE4"/>
    <w:rsid w:val="00A13C23"/>
    <w:rsid w:val="00A226E8"/>
    <w:rsid w:val="00A251C1"/>
    <w:rsid w:val="00A31479"/>
    <w:rsid w:val="00A3376D"/>
    <w:rsid w:val="00A40B13"/>
    <w:rsid w:val="00A50EB6"/>
    <w:rsid w:val="00A54E7D"/>
    <w:rsid w:val="00A55281"/>
    <w:rsid w:val="00A56163"/>
    <w:rsid w:val="00A63E29"/>
    <w:rsid w:val="00A7246B"/>
    <w:rsid w:val="00A74957"/>
    <w:rsid w:val="00A76989"/>
    <w:rsid w:val="00A8532A"/>
    <w:rsid w:val="00A91916"/>
    <w:rsid w:val="00A92C54"/>
    <w:rsid w:val="00A96E9E"/>
    <w:rsid w:val="00AA0FF3"/>
    <w:rsid w:val="00AA2E3D"/>
    <w:rsid w:val="00AA3892"/>
    <w:rsid w:val="00AA3FD0"/>
    <w:rsid w:val="00AA5955"/>
    <w:rsid w:val="00AA75BE"/>
    <w:rsid w:val="00AB44AC"/>
    <w:rsid w:val="00AB5018"/>
    <w:rsid w:val="00AB73DC"/>
    <w:rsid w:val="00AC14F8"/>
    <w:rsid w:val="00AC60A9"/>
    <w:rsid w:val="00AC62DC"/>
    <w:rsid w:val="00AD7570"/>
    <w:rsid w:val="00AF5978"/>
    <w:rsid w:val="00AF6BB5"/>
    <w:rsid w:val="00AF6BC9"/>
    <w:rsid w:val="00B0268D"/>
    <w:rsid w:val="00B16017"/>
    <w:rsid w:val="00B23A75"/>
    <w:rsid w:val="00B24AB7"/>
    <w:rsid w:val="00B26087"/>
    <w:rsid w:val="00B30905"/>
    <w:rsid w:val="00B348B8"/>
    <w:rsid w:val="00B407D6"/>
    <w:rsid w:val="00B408F0"/>
    <w:rsid w:val="00B5346F"/>
    <w:rsid w:val="00B57395"/>
    <w:rsid w:val="00B63190"/>
    <w:rsid w:val="00B70D1F"/>
    <w:rsid w:val="00B75B0A"/>
    <w:rsid w:val="00B75C61"/>
    <w:rsid w:val="00B81718"/>
    <w:rsid w:val="00B86E91"/>
    <w:rsid w:val="00B8782A"/>
    <w:rsid w:val="00B92453"/>
    <w:rsid w:val="00B959A9"/>
    <w:rsid w:val="00BA31B9"/>
    <w:rsid w:val="00BB21D9"/>
    <w:rsid w:val="00BB5E2D"/>
    <w:rsid w:val="00BB6CCB"/>
    <w:rsid w:val="00BC1F9F"/>
    <w:rsid w:val="00BC66A5"/>
    <w:rsid w:val="00BD0AB3"/>
    <w:rsid w:val="00BD38F2"/>
    <w:rsid w:val="00BE3CD9"/>
    <w:rsid w:val="00BE46F2"/>
    <w:rsid w:val="00C057BC"/>
    <w:rsid w:val="00C10903"/>
    <w:rsid w:val="00C26EE5"/>
    <w:rsid w:val="00C300EE"/>
    <w:rsid w:val="00C40956"/>
    <w:rsid w:val="00C51802"/>
    <w:rsid w:val="00C52399"/>
    <w:rsid w:val="00C5408A"/>
    <w:rsid w:val="00C56798"/>
    <w:rsid w:val="00C60DB1"/>
    <w:rsid w:val="00C62BF7"/>
    <w:rsid w:val="00C62D2E"/>
    <w:rsid w:val="00C65985"/>
    <w:rsid w:val="00C764CB"/>
    <w:rsid w:val="00C8696D"/>
    <w:rsid w:val="00C960A4"/>
    <w:rsid w:val="00C961E2"/>
    <w:rsid w:val="00C9783F"/>
    <w:rsid w:val="00CA52F3"/>
    <w:rsid w:val="00CA5488"/>
    <w:rsid w:val="00CB17F0"/>
    <w:rsid w:val="00CB27C8"/>
    <w:rsid w:val="00CB296C"/>
    <w:rsid w:val="00CB47E8"/>
    <w:rsid w:val="00CC2DF6"/>
    <w:rsid w:val="00CC6932"/>
    <w:rsid w:val="00CD0E52"/>
    <w:rsid w:val="00CD3FE2"/>
    <w:rsid w:val="00CE164C"/>
    <w:rsid w:val="00CE1BBA"/>
    <w:rsid w:val="00CE550E"/>
    <w:rsid w:val="00CF2365"/>
    <w:rsid w:val="00D16034"/>
    <w:rsid w:val="00D163B2"/>
    <w:rsid w:val="00D23B5E"/>
    <w:rsid w:val="00D2595D"/>
    <w:rsid w:val="00D31684"/>
    <w:rsid w:val="00D32967"/>
    <w:rsid w:val="00D342E5"/>
    <w:rsid w:val="00D37738"/>
    <w:rsid w:val="00D443B8"/>
    <w:rsid w:val="00D45743"/>
    <w:rsid w:val="00D50939"/>
    <w:rsid w:val="00D62F15"/>
    <w:rsid w:val="00D7224C"/>
    <w:rsid w:val="00D93F2E"/>
    <w:rsid w:val="00D974E4"/>
    <w:rsid w:val="00DA4ABE"/>
    <w:rsid w:val="00DB651B"/>
    <w:rsid w:val="00DC2D70"/>
    <w:rsid w:val="00DC3B3C"/>
    <w:rsid w:val="00DC5FFB"/>
    <w:rsid w:val="00DD2309"/>
    <w:rsid w:val="00DE4652"/>
    <w:rsid w:val="00DE67D3"/>
    <w:rsid w:val="00DF6326"/>
    <w:rsid w:val="00E00D02"/>
    <w:rsid w:val="00E203F9"/>
    <w:rsid w:val="00E2621F"/>
    <w:rsid w:val="00E417FC"/>
    <w:rsid w:val="00E454AE"/>
    <w:rsid w:val="00E45B10"/>
    <w:rsid w:val="00E476C1"/>
    <w:rsid w:val="00E51C3B"/>
    <w:rsid w:val="00E52883"/>
    <w:rsid w:val="00E701BF"/>
    <w:rsid w:val="00E736C2"/>
    <w:rsid w:val="00E806D9"/>
    <w:rsid w:val="00E807EB"/>
    <w:rsid w:val="00E818E1"/>
    <w:rsid w:val="00E850DD"/>
    <w:rsid w:val="00E8628A"/>
    <w:rsid w:val="00E87C5E"/>
    <w:rsid w:val="00E94B1B"/>
    <w:rsid w:val="00E978C9"/>
    <w:rsid w:val="00EA4D59"/>
    <w:rsid w:val="00EA659C"/>
    <w:rsid w:val="00EB03F4"/>
    <w:rsid w:val="00EB254E"/>
    <w:rsid w:val="00EB5022"/>
    <w:rsid w:val="00EC30CD"/>
    <w:rsid w:val="00EC4374"/>
    <w:rsid w:val="00ED57FC"/>
    <w:rsid w:val="00ED621A"/>
    <w:rsid w:val="00ED662D"/>
    <w:rsid w:val="00EE1160"/>
    <w:rsid w:val="00EF05F8"/>
    <w:rsid w:val="00EF3433"/>
    <w:rsid w:val="00EF3DBA"/>
    <w:rsid w:val="00EF79FA"/>
    <w:rsid w:val="00F21424"/>
    <w:rsid w:val="00F2317B"/>
    <w:rsid w:val="00F30FCC"/>
    <w:rsid w:val="00F31EF0"/>
    <w:rsid w:val="00F32392"/>
    <w:rsid w:val="00F36B62"/>
    <w:rsid w:val="00F54546"/>
    <w:rsid w:val="00F55271"/>
    <w:rsid w:val="00F5630C"/>
    <w:rsid w:val="00F56C65"/>
    <w:rsid w:val="00F76422"/>
    <w:rsid w:val="00F76F3B"/>
    <w:rsid w:val="00F95A1B"/>
    <w:rsid w:val="00F97E6F"/>
    <w:rsid w:val="00FA4461"/>
    <w:rsid w:val="00FA7449"/>
    <w:rsid w:val="00FC3063"/>
    <w:rsid w:val="00FD3FE3"/>
    <w:rsid w:val="00FD7821"/>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 w:type="paragraph" w:styleId="Revision">
    <w:name w:val="Revision"/>
    <w:hidden/>
    <w:uiPriority w:val="99"/>
    <w:semiHidden/>
    <w:rsid w:val="002C4B65"/>
    <w:pPr>
      <w:spacing w:after="0" w:line="240" w:lineRule="auto"/>
    </w:pPr>
    <w:rPr>
      <w:rFonts w:ascii="Calibri" w:eastAsia="Calibri" w:hAnsi="Calibri" w:cs="Calibri"/>
      <w:color w:val="000000"/>
      <w:sz w:val="20"/>
    </w:rPr>
  </w:style>
  <w:style w:type="table" w:styleId="PlainTable5">
    <w:name w:val="Plain Table 5"/>
    <w:basedOn w:val="TableNormal"/>
    <w:uiPriority w:val="45"/>
    <w:rsid w:val="002920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920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6.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5.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22</Pages>
  <Words>8124</Words>
  <Characters>46309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23</cp:revision>
  <dcterms:created xsi:type="dcterms:W3CDTF">2022-05-04T12:28:00Z</dcterms:created>
  <dcterms:modified xsi:type="dcterms:W3CDTF">2022-05-11T15:16:00Z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